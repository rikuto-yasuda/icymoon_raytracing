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D1CDE" w14:textId="2726CF0F" w:rsidR="00F37868" w:rsidRDefault="004F2D42" w:rsidP="00170501">
      <w:pPr>
        <w:jc w:val="center"/>
        <w:rPr>
          <w:rFonts w:asciiTheme="majorHAnsi" w:eastAsiaTheme="majorHAnsi" w:hAnsiTheme="majorHAnsi"/>
        </w:rPr>
      </w:pPr>
      <w:proofErr w:type="spellStart"/>
      <w:r w:rsidRPr="004F2D42">
        <w:rPr>
          <w:rFonts w:asciiTheme="majorHAnsi" w:eastAsiaTheme="majorHAnsi" w:hAnsiTheme="majorHAnsi"/>
        </w:rPr>
        <w:t>rocedure</w:t>
      </w:r>
      <w:proofErr w:type="spellEnd"/>
      <w:r w:rsidRPr="004F2D42">
        <w:rPr>
          <w:rFonts w:asciiTheme="majorHAnsi" w:eastAsiaTheme="majorHAnsi" w:hAnsiTheme="majorHAnsi"/>
        </w:rPr>
        <w:t xml:space="preserve"> for Simulating Occultation Observations</w:t>
      </w:r>
    </w:p>
    <w:p w14:paraId="6C760001" w14:textId="337204A7" w:rsidR="002C223F" w:rsidRDefault="002C223F" w:rsidP="00170501">
      <w:pPr>
        <w:jc w:val="center"/>
        <w:rPr>
          <w:rFonts w:asciiTheme="majorHAnsi" w:eastAsiaTheme="majorHAnsi" w:hAnsiTheme="majorHAnsi"/>
        </w:rPr>
      </w:pPr>
      <w:bookmarkStart w:id="0" w:name="OLE_LINK13"/>
      <w:bookmarkStart w:id="1" w:name="OLE_LINK14"/>
      <w:r>
        <w:rPr>
          <w:rFonts w:asciiTheme="majorHAnsi" w:eastAsiaTheme="majorHAnsi" w:hAnsiTheme="majorHAnsi" w:hint="eastAsia"/>
        </w:rPr>
        <w:t>❶</w:t>
      </w:r>
      <w:r w:rsidR="004F2D42" w:rsidRPr="004F2D42">
        <w:rPr>
          <w:rFonts w:asciiTheme="majorHAnsi" w:eastAsiaTheme="majorHAnsi" w:hAnsiTheme="majorHAnsi"/>
        </w:rPr>
        <w:t xml:space="preserve">Preparation for </w:t>
      </w:r>
      <w:r w:rsidR="004F2D42">
        <w:rPr>
          <w:rFonts w:asciiTheme="majorHAnsi" w:eastAsiaTheme="majorHAnsi" w:hAnsiTheme="majorHAnsi"/>
        </w:rPr>
        <w:t>study</w:t>
      </w:r>
      <w:r w:rsidR="004F2D42" w:rsidRPr="004F2D42">
        <w:rPr>
          <w:rFonts w:asciiTheme="majorHAnsi" w:eastAsiaTheme="majorHAnsi" w:hAnsiTheme="majorHAnsi"/>
        </w:rPr>
        <w:t xml:space="preserve"> </w:t>
      </w:r>
      <w:r w:rsidR="004F2D42">
        <w:rPr>
          <w:rFonts w:asciiTheme="majorHAnsi" w:eastAsiaTheme="majorHAnsi" w:hAnsiTheme="majorHAnsi"/>
        </w:rPr>
        <w:t>for</w:t>
      </w:r>
      <w:r w:rsidR="004F2D42" w:rsidRPr="004F2D42">
        <w:rPr>
          <w:rFonts w:asciiTheme="majorHAnsi" w:eastAsiaTheme="majorHAnsi" w:hAnsiTheme="majorHAnsi"/>
        </w:rPr>
        <w:t xml:space="preserve"> new fly-by data</w:t>
      </w:r>
    </w:p>
    <w:p w14:paraId="2167C3FB" w14:textId="4107D75E" w:rsidR="00170501" w:rsidRDefault="004F2D42" w:rsidP="00170501">
      <w:pPr>
        <w:pStyle w:val="ListParagraph"/>
        <w:numPr>
          <w:ilvl w:val="0"/>
          <w:numId w:val="1"/>
        </w:numPr>
        <w:ind w:leftChars="0"/>
        <w:jc w:val="left"/>
        <w:rPr>
          <w:rFonts w:eastAsiaTheme="minorHAnsi"/>
        </w:rPr>
      </w:pPr>
      <w:bookmarkStart w:id="2" w:name="OLE_LINK1"/>
      <w:bookmarkStart w:id="3" w:name="OLE_LINK2"/>
      <w:bookmarkEnd w:id="0"/>
      <w:bookmarkEnd w:id="1"/>
      <w:r w:rsidRPr="004F2D42">
        <w:rPr>
          <w:rFonts w:eastAsiaTheme="minorHAnsi"/>
        </w:rPr>
        <w:t>Download the ExPRES data</w:t>
      </w:r>
      <w:r>
        <w:rPr>
          <w:rFonts w:eastAsiaTheme="minorHAnsi"/>
        </w:rPr>
        <w:t xml:space="preserve"> </w:t>
      </w:r>
      <w:r w:rsidRPr="004F2D42">
        <w:rPr>
          <w:rFonts w:eastAsiaTheme="minorHAnsi"/>
        </w:rPr>
        <w:t>about the occultation timing you want to examine</w:t>
      </w:r>
      <w:r>
        <w:rPr>
          <w:rFonts w:eastAsiaTheme="minorHAnsi"/>
        </w:rPr>
        <w:t xml:space="preserve"> </w:t>
      </w:r>
      <w:r w:rsidRPr="004F2D42">
        <w:rPr>
          <w:rFonts w:eastAsiaTheme="minorHAnsi"/>
        </w:rPr>
        <w:t xml:space="preserve"> from </w:t>
      </w:r>
      <w:proofErr w:type="spellStart"/>
      <w:r w:rsidRPr="00170501">
        <w:rPr>
          <w:rFonts w:eastAsiaTheme="minorHAnsi"/>
        </w:rPr>
        <w:t>ExPRESdata→expres_gll_jupiter</w:t>
      </w:r>
      <w:proofErr w:type="spellEnd"/>
      <w:proofErr w:type="gramStart"/>
      <w:r w:rsidRPr="00170501">
        <w:rPr>
          <w:rFonts w:eastAsiaTheme="minorHAnsi"/>
        </w:rPr>
        <w:t xml:space="preserve"> ..</w:t>
      </w:r>
      <w:proofErr w:type="gramEnd"/>
      <w:r w:rsidRPr="00170501">
        <w:rPr>
          <w:rFonts w:eastAsiaTheme="minorHAnsi"/>
        </w:rPr>
        <w:t xml:space="preserve"> .</w:t>
      </w:r>
      <w:proofErr w:type="spellStart"/>
      <w:r w:rsidRPr="00170501">
        <w:rPr>
          <w:rFonts w:eastAsiaTheme="minorHAnsi"/>
        </w:rPr>
        <w:t>cdf</w:t>
      </w:r>
      <w:proofErr w:type="spellEnd"/>
      <w:r>
        <w:rPr>
          <w:rFonts w:eastAsiaTheme="minorHAnsi"/>
        </w:rPr>
        <w:t xml:space="preserve"> at </w:t>
      </w:r>
      <w:r>
        <w:rPr>
          <w:rFonts w:eastAsiaTheme="minorHAnsi"/>
        </w:rPr>
        <w:fldChar w:fldCharType="begin"/>
      </w:r>
      <w:ins w:id="4" w:author="安田　陸人" w:date="2024-04-13T15:04:00Z">
        <w:r>
          <w:rPr>
            <w:rFonts w:eastAsiaTheme="minorHAnsi"/>
          </w:rPr>
          <w:instrText>HYPERLINK "</w:instrText>
        </w:r>
      </w:ins>
      <w:r w:rsidRPr="004F2D42">
        <w:rPr>
          <w:rFonts w:eastAsiaTheme="minorHAnsi"/>
        </w:rPr>
        <w:instrText>https://maser.lesia.obspm.fr/publications/doi/jovian-auroral-radio-source.html?lang=en</w:instrText>
      </w:r>
      <w:ins w:id="5" w:author="安田　陸人" w:date="2024-04-13T15:04:00Z">
        <w:r>
          <w:rPr>
            <w:rFonts w:eastAsiaTheme="minorHAnsi"/>
          </w:rPr>
          <w:instrText>"</w:instrText>
        </w:r>
      </w:ins>
      <w:r>
        <w:rPr>
          <w:rFonts w:eastAsiaTheme="minorHAnsi"/>
        </w:rPr>
      </w:r>
      <w:r>
        <w:rPr>
          <w:rFonts w:eastAsiaTheme="minorHAnsi"/>
        </w:rPr>
        <w:fldChar w:fldCharType="separate"/>
      </w:r>
      <w:r w:rsidRPr="0006257C">
        <w:rPr>
          <w:rStyle w:val="Hyperlink"/>
          <w:rFonts w:eastAsiaTheme="minorHAnsi"/>
        </w:rPr>
        <w:t>https://maser.lesia.obspm.fr/publications/doi/jovian-auroral-radio-source.html?lang=en</w:t>
      </w:r>
      <w:r>
        <w:rPr>
          <w:rFonts w:eastAsiaTheme="minorHAnsi"/>
        </w:rPr>
        <w:fldChar w:fldCharType="end"/>
      </w:r>
      <w:bookmarkEnd w:id="2"/>
      <w:bookmarkEnd w:id="3"/>
    </w:p>
    <w:p w14:paraId="2B63CAAD" w14:textId="1A573CC0" w:rsidR="00170501" w:rsidRDefault="00170501" w:rsidP="00170501">
      <w:pPr>
        <w:pStyle w:val="ListParagraph"/>
        <w:ind w:leftChars="0" w:left="420"/>
        <w:jc w:val="left"/>
        <w:rPr>
          <w:rFonts w:eastAsiaTheme="minorHAnsi"/>
        </w:rPr>
      </w:pPr>
      <w:r w:rsidRPr="00170501">
        <w:rPr>
          <w:rFonts w:eastAsiaTheme="minorHAnsi"/>
          <w:noProof/>
        </w:rPr>
        <w:drawing>
          <wp:anchor distT="0" distB="0" distL="114300" distR="114300" simplePos="0" relativeHeight="251658240" behindDoc="0" locked="0" layoutInCell="1" allowOverlap="1" wp14:anchorId="51A23E14" wp14:editId="23BCE84E">
            <wp:simplePos x="0" y="0"/>
            <wp:positionH relativeFrom="column">
              <wp:posOffset>3598</wp:posOffset>
            </wp:positionH>
            <wp:positionV relativeFrom="paragraph">
              <wp:posOffset>43393</wp:posOffset>
            </wp:positionV>
            <wp:extent cx="2389921" cy="1981200"/>
            <wp:effectExtent l="0" t="0" r="0" b="0"/>
            <wp:wrapNone/>
            <wp:docPr id="8" name="Picture 8" descr="グラフィカル ユーザー インターフェイス, アプリケーション&#10;&#10;自動的に生成された説明">
              <a:extLst xmlns:a="http://schemas.openxmlformats.org/drawingml/2006/main">
                <a:ext uri="{FF2B5EF4-FFF2-40B4-BE49-F238E27FC236}">
                  <a16:creationId xmlns:a16="http://schemas.microsoft.com/office/drawing/2014/main" id="{0257D1E5-7B4A-FF4D-926D-1051553987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グラフィカル ユーザー インターフェイス, アプリケーション&#10;&#10;自動的に生成された説明">
                      <a:extLst>
                        <a:ext uri="{FF2B5EF4-FFF2-40B4-BE49-F238E27FC236}">
                          <a16:creationId xmlns:a16="http://schemas.microsoft.com/office/drawing/2014/main" id="{0257D1E5-7B4A-FF4D-926D-1051553987BD}"/>
                        </a:ext>
                      </a:extLst>
                    </pic:cNvPr>
                    <pic:cNvPicPr>
                      <a:picLocks noChangeAspect="1"/>
                    </pic:cNvPicPr>
                  </pic:nvPicPr>
                  <pic:blipFill>
                    <a:blip r:embed="rId6"/>
                    <a:stretch>
                      <a:fillRect/>
                    </a:stretch>
                  </pic:blipFill>
                  <pic:spPr>
                    <a:xfrm>
                      <a:off x="0" y="0"/>
                      <a:ext cx="2393673" cy="1984310"/>
                    </a:xfrm>
                    <a:prstGeom prst="rect">
                      <a:avLst/>
                    </a:prstGeom>
                  </pic:spPr>
                </pic:pic>
              </a:graphicData>
            </a:graphic>
            <wp14:sizeRelH relativeFrom="margin">
              <wp14:pctWidth>0</wp14:pctWidth>
            </wp14:sizeRelH>
            <wp14:sizeRelV relativeFrom="margin">
              <wp14:pctHeight>0</wp14:pctHeight>
            </wp14:sizeRelV>
          </wp:anchor>
        </w:drawing>
      </w:r>
    </w:p>
    <w:p w14:paraId="297683A4" w14:textId="4E63E518" w:rsidR="00170501" w:rsidRDefault="00170501" w:rsidP="00170501">
      <w:pPr>
        <w:pStyle w:val="ListParagraph"/>
        <w:ind w:leftChars="0" w:left="420"/>
        <w:jc w:val="left"/>
        <w:rPr>
          <w:rFonts w:eastAsiaTheme="minorHAnsi"/>
        </w:rPr>
      </w:pPr>
      <w:r w:rsidRPr="00170501">
        <w:rPr>
          <w:rFonts w:eastAsiaTheme="minorHAnsi"/>
          <w:noProof/>
        </w:rPr>
        <w:drawing>
          <wp:anchor distT="0" distB="0" distL="114300" distR="114300" simplePos="0" relativeHeight="251658241" behindDoc="0" locked="0" layoutInCell="1" allowOverlap="1" wp14:anchorId="6B9BE734" wp14:editId="126E6E53">
            <wp:simplePos x="0" y="0"/>
            <wp:positionH relativeFrom="column">
              <wp:posOffset>2651508</wp:posOffset>
            </wp:positionH>
            <wp:positionV relativeFrom="paragraph">
              <wp:posOffset>189804</wp:posOffset>
            </wp:positionV>
            <wp:extent cx="2945063" cy="1548721"/>
            <wp:effectExtent l="0" t="0" r="1905" b="1270"/>
            <wp:wrapNone/>
            <wp:docPr id="10" name="Picture 10" descr="グラフィカル ユーザー インターフェイス, テキスト, アプリケーション, メール&#10;&#10;自動的に生成された説明">
              <a:extLst xmlns:a="http://schemas.openxmlformats.org/drawingml/2006/main">
                <a:ext uri="{FF2B5EF4-FFF2-40B4-BE49-F238E27FC236}">
                  <a16:creationId xmlns:a16="http://schemas.microsoft.com/office/drawing/2014/main" id="{7FDEE087-2B62-8A43-B9E9-0B12F143C3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グラフィカル ユーザー インターフェイス, テキスト, アプリケーション, メール&#10;&#10;自動的に生成された説明">
                      <a:extLst>
                        <a:ext uri="{FF2B5EF4-FFF2-40B4-BE49-F238E27FC236}">
                          <a16:creationId xmlns:a16="http://schemas.microsoft.com/office/drawing/2014/main" id="{7FDEE087-2B62-8A43-B9E9-0B12F143C351}"/>
                        </a:ext>
                      </a:extLst>
                    </pic:cNvPr>
                    <pic:cNvPicPr>
                      <a:picLocks noChangeAspect="1"/>
                    </pic:cNvPicPr>
                  </pic:nvPicPr>
                  <pic:blipFill>
                    <a:blip r:embed="rId7"/>
                    <a:stretch>
                      <a:fillRect/>
                    </a:stretch>
                  </pic:blipFill>
                  <pic:spPr>
                    <a:xfrm>
                      <a:off x="0" y="0"/>
                      <a:ext cx="2945063" cy="1548721"/>
                    </a:xfrm>
                    <a:prstGeom prst="rect">
                      <a:avLst/>
                    </a:prstGeom>
                  </pic:spPr>
                </pic:pic>
              </a:graphicData>
            </a:graphic>
            <wp14:sizeRelH relativeFrom="margin">
              <wp14:pctWidth>0</wp14:pctWidth>
            </wp14:sizeRelH>
            <wp14:sizeRelV relativeFrom="margin">
              <wp14:pctHeight>0</wp14:pctHeight>
            </wp14:sizeRelV>
          </wp:anchor>
        </w:drawing>
      </w:r>
    </w:p>
    <w:p w14:paraId="4F14B523" w14:textId="4670EB03" w:rsidR="00170501" w:rsidRDefault="00170501" w:rsidP="00170501">
      <w:pPr>
        <w:pStyle w:val="ListParagraph"/>
        <w:ind w:leftChars="0" w:left="420"/>
        <w:jc w:val="left"/>
        <w:rPr>
          <w:rFonts w:eastAsiaTheme="minorHAnsi"/>
        </w:rPr>
      </w:pPr>
    </w:p>
    <w:p w14:paraId="0ED6EF5A" w14:textId="37BDFF4C" w:rsidR="00170501" w:rsidRDefault="00170501" w:rsidP="00170501">
      <w:pPr>
        <w:pStyle w:val="ListParagraph"/>
        <w:ind w:leftChars="0" w:left="420"/>
        <w:jc w:val="left"/>
        <w:rPr>
          <w:rFonts w:eastAsiaTheme="minorHAnsi"/>
        </w:rPr>
      </w:pPr>
      <w:r w:rsidRPr="00170501">
        <w:rPr>
          <w:rFonts w:eastAsiaTheme="minorHAnsi"/>
          <w:noProof/>
        </w:rPr>
        <mc:AlternateContent>
          <mc:Choice Requires="wps">
            <w:drawing>
              <wp:anchor distT="0" distB="0" distL="114300" distR="114300" simplePos="0" relativeHeight="251658244" behindDoc="0" locked="0" layoutInCell="1" allowOverlap="1" wp14:anchorId="40113DA2" wp14:editId="759B063E">
                <wp:simplePos x="0" y="0"/>
                <wp:positionH relativeFrom="column">
                  <wp:posOffset>3498116</wp:posOffset>
                </wp:positionH>
                <wp:positionV relativeFrom="paragraph">
                  <wp:posOffset>56110</wp:posOffset>
                </wp:positionV>
                <wp:extent cx="208331" cy="215408"/>
                <wp:effectExtent l="25400" t="0" r="20320" b="38735"/>
                <wp:wrapNone/>
                <wp:docPr id="1" name="Straight Arrow Connector 1"/>
                <wp:cNvGraphicFramePr/>
                <a:graphic xmlns:a="http://schemas.openxmlformats.org/drawingml/2006/main">
                  <a:graphicData uri="http://schemas.microsoft.com/office/word/2010/wordprocessingShape">
                    <wps:wsp>
                      <wps:cNvCnPr/>
                      <wps:spPr>
                        <a:xfrm flipH="1">
                          <a:off x="0" y="0"/>
                          <a:ext cx="208331" cy="215408"/>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449B3B3B" id="_x0000_t32" coordsize="21600,21600" o:spt="32" o:oned="t" path="m,l21600,21600e" filled="f">
                <v:path arrowok="t" fillok="f" o:connecttype="none"/>
                <o:lock v:ext="edit" shapetype="t"/>
              </v:shapetype>
              <v:shape id="Straight Arrow Connector 11" o:spid="_x0000_s1026" type="#_x0000_t32" style="position:absolute;left:0;text-align:left;margin-left:275.45pt;margin-top:4.4pt;width:16.4pt;height:16.9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" strokecolor="#ed7d31 [3205]" strokeweight=".5pt">
                <v:stroke endarrow="block" joinstyle="miter"/>
              </v:shape>
            </w:pict>
          </mc:Fallback>
        </mc:AlternateContent>
      </w:r>
      <w:r w:rsidRPr="00170501">
        <w:rPr>
          <w:rFonts w:eastAsiaTheme="minorHAnsi"/>
          <w:noProof/>
        </w:rPr>
        <mc:AlternateContent>
          <mc:Choice Requires="wps">
            <w:drawing>
              <wp:anchor distT="0" distB="0" distL="114300" distR="114300" simplePos="0" relativeHeight="251658243" behindDoc="0" locked="0" layoutInCell="1" allowOverlap="1" wp14:anchorId="348AA7C2" wp14:editId="6334CA02">
                <wp:simplePos x="0" y="0"/>
                <wp:positionH relativeFrom="column">
                  <wp:posOffset>7149465</wp:posOffset>
                </wp:positionH>
                <wp:positionV relativeFrom="paragraph">
                  <wp:posOffset>271992</wp:posOffset>
                </wp:positionV>
                <wp:extent cx="208331" cy="215408"/>
                <wp:effectExtent l="25400" t="0" r="20320" b="38735"/>
                <wp:wrapNone/>
                <wp:docPr id="13" name="Straight Arrow Connector 13">
                  <a:extLst xmlns:a="http://schemas.openxmlformats.org/drawingml/2006/main">
                    <a:ext uri="{FF2B5EF4-FFF2-40B4-BE49-F238E27FC236}">
                      <a16:creationId xmlns:a16="http://schemas.microsoft.com/office/drawing/2014/main" id="{4248D684-427B-584C-9DC8-7DB2F9B32C4D}"/>
                    </a:ext>
                  </a:extLst>
                </wp:docPr>
                <wp:cNvGraphicFramePr/>
                <a:graphic xmlns:a="http://schemas.openxmlformats.org/drawingml/2006/main">
                  <a:graphicData uri="http://schemas.microsoft.com/office/word/2010/wordprocessingShape">
                    <wps:wsp>
                      <wps:cNvCnPr/>
                      <wps:spPr>
                        <a:xfrm flipH="1">
                          <a:off x="0" y="0"/>
                          <a:ext cx="208331" cy="215408"/>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31DBEB3E" id="Straight Arrow Connector 12" o:spid="_x0000_s1026" type="#_x0000_t32" style="position:absolute;left:0;text-align:left;margin-left:562.95pt;margin-top:21.4pt;width:16.4pt;height:16.9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" strokecolor="#ed7d31 [3205]" strokeweight=".5pt">
                <v:stroke endarrow="block" joinstyle="miter"/>
              </v:shape>
            </w:pict>
          </mc:Fallback>
        </mc:AlternateContent>
      </w:r>
    </w:p>
    <w:p w14:paraId="7EBA4BD5" w14:textId="34D1BF0C" w:rsidR="00170501" w:rsidRDefault="00170501" w:rsidP="00170501">
      <w:pPr>
        <w:pStyle w:val="ListParagraph"/>
        <w:ind w:leftChars="0" w:left="420"/>
        <w:jc w:val="left"/>
        <w:rPr>
          <w:rFonts w:eastAsiaTheme="minorHAnsi"/>
        </w:rPr>
      </w:pPr>
    </w:p>
    <w:p w14:paraId="22371C42" w14:textId="3DE29013" w:rsidR="00170501" w:rsidRPr="00170501" w:rsidRDefault="00170501" w:rsidP="00170501">
      <w:pPr>
        <w:pStyle w:val="ListParagraph"/>
        <w:ind w:leftChars="0" w:left="420"/>
        <w:jc w:val="left"/>
        <w:rPr>
          <w:rFonts w:eastAsiaTheme="minorHAnsi"/>
        </w:rPr>
      </w:pPr>
      <w:r w:rsidRPr="00170501">
        <w:rPr>
          <w:rFonts w:eastAsiaTheme="minorHAnsi"/>
          <w:noProof/>
        </w:rPr>
        <mc:AlternateContent>
          <mc:Choice Requires="wps">
            <w:drawing>
              <wp:anchor distT="0" distB="0" distL="114300" distR="114300" simplePos="0" relativeHeight="251658242" behindDoc="0" locked="0" layoutInCell="1" allowOverlap="1" wp14:anchorId="7540E4A8" wp14:editId="47C5C44F">
                <wp:simplePos x="0" y="0"/>
                <wp:positionH relativeFrom="column">
                  <wp:posOffset>356326</wp:posOffset>
                </wp:positionH>
                <wp:positionV relativeFrom="paragraph">
                  <wp:posOffset>31995</wp:posOffset>
                </wp:positionV>
                <wp:extent cx="208331" cy="215408"/>
                <wp:effectExtent l="25400" t="0" r="20320" b="38735"/>
                <wp:wrapNone/>
                <wp:docPr id="12" name="Straight Arrow Connector 12">
                  <a:extLst xmlns:a="http://schemas.openxmlformats.org/drawingml/2006/main">
                    <a:ext uri="{FF2B5EF4-FFF2-40B4-BE49-F238E27FC236}">
                      <a16:creationId xmlns:a16="http://schemas.microsoft.com/office/drawing/2014/main" id="{6B08C2DE-A572-CF4D-9812-36E94A43C7BD}"/>
                    </a:ext>
                  </a:extLst>
                </wp:docPr>
                <wp:cNvGraphicFramePr/>
                <a:graphic xmlns:a="http://schemas.openxmlformats.org/drawingml/2006/main">
                  <a:graphicData uri="http://schemas.microsoft.com/office/word/2010/wordprocessingShape">
                    <wps:wsp>
                      <wps:cNvCnPr/>
                      <wps:spPr>
                        <a:xfrm flipH="1">
                          <a:off x="0" y="0"/>
                          <a:ext cx="208331" cy="215408"/>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1DE2AB73" id="Straight Arrow Connector 11" o:spid="_x0000_s1026" type="#_x0000_t32" style="position:absolute;left:0;text-align:left;margin-left:28.05pt;margin-top:2.5pt;width:16.4pt;height:16.95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" strokecolor="#ed7d31 [3205]" strokeweight=".5pt">
                <v:stroke endarrow="block" joinstyle="miter"/>
              </v:shape>
            </w:pict>
          </mc:Fallback>
        </mc:AlternateContent>
      </w:r>
    </w:p>
    <w:p w14:paraId="6F33A7C1" w14:textId="541D10B7" w:rsidR="00170501" w:rsidRDefault="00170501" w:rsidP="00170501">
      <w:pPr>
        <w:jc w:val="left"/>
        <w:rPr>
          <w:rFonts w:eastAsiaTheme="minorHAnsi"/>
        </w:rPr>
      </w:pPr>
    </w:p>
    <w:p w14:paraId="7A1721A1" w14:textId="647225EE" w:rsidR="00170501" w:rsidRDefault="00170501" w:rsidP="00170501">
      <w:pPr>
        <w:jc w:val="left"/>
        <w:rPr>
          <w:rFonts w:eastAsiaTheme="minorHAnsi"/>
        </w:rPr>
      </w:pPr>
    </w:p>
    <w:p w14:paraId="0A2612D3" w14:textId="71ACE9B0" w:rsidR="00170501" w:rsidRDefault="00170501" w:rsidP="00170501">
      <w:pPr>
        <w:jc w:val="left"/>
        <w:rPr>
          <w:rFonts w:eastAsiaTheme="minorHAnsi"/>
        </w:rPr>
      </w:pPr>
    </w:p>
    <w:p w14:paraId="118DF841" w14:textId="65DDA1F3" w:rsidR="00170501" w:rsidRDefault="004F2D42" w:rsidP="00170501">
      <w:pPr>
        <w:pStyle w:val="ListParagraph"/>
        <w:numPr>
          <w:ilvl w:val="0"/>
          <w:numId w:val="1"/>
        </w:numPr>
        <w:ind w:leftChars="0"/>
        <w:jc w:val="left"/>
        <w:rPr>
          <w:rFonts w:eastAsiaTheme="minorHAnsi"/>
        </w:rPr>
      </w:pPr>
      <w:bookmarkStart w:id="6" w:name="OLE_LINK3"/>
      <w:bookmarkStart w:id="7" w:name="OLE_LINK4"/>
      <w:r w:rsidRPr="004F2D42">
        <w:rPr>
          <w:rFonts w:eastAsiaTheme="minorHAnsi"/>
        </w:rPr>
        <w:t xml:space="preserve">Copy </w:t>
      </w:r>
      <w:proofErr w:type="spellStart"/>
      <w:r w:rsidRPr="004F2D42">
        <w:rPr>
          <w:rFonts w:eastAsiaTheme="minorHAnsi"/>
        </w:rPr>
        <w:t>cdf</w:t>
      </w:r>
      <w:proofErr w:type="spellEnd"/>
      <w:r w:rsidRPr="004F2D42">
        <w:rPr>
          <w:rFonts w:eastAsiaTheme="minorHAnsi"/>
        </w:rPr>
        <w:t xml:space="preserve"> data to the directory named result_for_yasudaetal2022/</w:t>
      </w:r>
      <w:proofErr w:type="spellStart"/>
      <w:r w:rsidRPr="004F2D42">
        <w:rPr>
          <w:rFonts w:eastAsiaTheme="minorHAnsi"/>
        </w:rPr>
        <w:t>expres_cdf_data</w:t>
      </w:r>
      <w:proofErr w:type="spellEnd"/>
      <w:r w:rsidRPr="004F2D42">
        <w:rPr>
          <w:rFonts w:eastAsiaTheme="minorHAnsi"/>
        </w:rPr>
        <w:t>/.</w:t>
      </w:r>
    </w:p>
    <w:bookmarkEnd w:id="6"/>
    <w:bookmarkEnd w:id="7"/>
    <w:p w14:paraId="6F2ECA3D" w14:textId="54533C53" w:rsidR="001D572A" w:rsidRDefault="00EF1E0D" w:rsidP="001D572A">
      <w:pPr>
        <w:pStyle w:val="ListParagraph"/>
        <w:ind w:leftChars="0" w:left="420"/>
        <w:jc w:val="left"/>
        <w:rPr>
          <w:rFonts w:eastAsiaTheme="minorHAnsi"/>
        </w:rPr>
      </w:pPr>
      <w:r>
        <w:rPr>
          <w:rFonts w:eastAsiaTheme="minorHAnsi" w:hint="eastAsia"/>
          <w:noProof/>
        </w:rPr>
        <w:drawing>
          <wp:inline distT="0" distB="0" distL="0" distR="0" wp14:anchorId="249D59E1" wp14:editId="34A2DB26">
            <wp:extent cx="5105400" cy="1511300"/>
            <wp:effectExtent l="0" t="0" r="0" b="0"/>
            <wp:docPr id="3" name="Picture 3"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3" descr="グラフィカル ユーザー インターフェイス, アプリケーション&#10;&#10;自動的に生成された説明"/>
                    <pic:cNvPicPr/>
                  </pic:nvPicPr>
                  <pic:blipFill>
                    <a:blip r:embed="rId8">
                      <a:extLst>
                        <a:ext uri="{28A0092B-C50C-407E-A947-70E740481C1C}">
                          <a14:useLocalDpi xmlns:a14="http://schemas.microsoft.com/office/drawing/2010/main" val="0"/>
                        </a:ext>
                      </a:extLst>
                    </a:blip>
                    <a:stretch>
                      <a:fillRect/>
                    </a:stretch>
                  </pic:blipFill>
                  <pic:spPr>
                    <a:xfrm>
                      <a:off x="0" y="0"/>
                      <a:ext cx="5105400" cy="1511300"/>
                    </a:xfrm>
                    <a:prstGeom prst="rect">
                      <a:avLst/>
                    </a:prstGeom>
                  </pic:spPr>
                </pic:pic>
              </a:graphicData>
            </a:graphic>
          </wp:inline>
        </w:drawing>
      </w:r>
    </w:p>
    <w:p w14:paraId="5C26C0BA" w14:textId="77777777" w:rsidR="004F2D42" w:rsidRDefault="004F2D42" w:rsidP="003533C6">
      <w:pPr>
        <w:pStyle w:val="ListParagraph"/>
        <w:numPr>
          <w:ilvl w:val="0"/>
          <w:numId w:val="1"/>
        </w:numPr>
        <w:ind w:leftChars="0"/>
        <w:jc w:val="left"/>
        <w:rPr>
          <w:rFonts w:eastAsiaTheme="minorHAnsi"/>
        </w:rPr>
      </w:pPr>
      <w:bookmarkStart w:id="8" w:name="OLE_LINK5"/>
      <w:bookmarkStart w:id="9" w:name="OLE_LINK6"/>
      <w:r>
        <w:rPr>
          <w:rFonts w:eastAsiaTheme="minorHAnsi"/>
        </w:rPr>
        <w:t>F</w:t>
      </w:r>
      <w:r w:rsidRPr="004F2D42">
        <w:rPr>
          <w:rFonts w:eastAsiaTheme="minorHAnsi"/>
        </w:rPr>
        <w:t>ill in the csv file named result_for_yasudaetal2022/</w:t>
      </w:r>
      <w:proofErr w:type="spellStart"/>
      <w:r w:rsidRPr="004F2D42">
        <w:rPr>
          <w:rFonts w:eastAsiaTheme="minorHAnsi"/>
        </w:rPr>
        <w:t>occultation_flyby_list</w:t>
      </w:r>
      <w:proofErr w:type="spellEnd"/>
      <w:r w:rsidRPr="004F2D42">
        <w:rPr>
          <w:rFonts w:eastAsiaTheme="minorHAnsi"/>
        </w:rPr>
        <w:t xml:space="preserve"> with the target celestial body, spacecraft name, number of flybys, </w:t>
      </w:r>
      <w:proofErr w:type="spellStart"/>
      <w:r w:rsidRPr="004F2D42">
        <w:rPr>
          <w:rFonts w:eastAsiaTheme="minorHAnsi"/>
        </w:rPr>
        <w:t>cdf</w:t>
      </w:r>
      <w:proofErr w:type="spellEnd"/>
      <w:r w:rsidRPr="004F2D42">
        <w:rPr>
          <w:rFonts w:eastAsiaTheme="minorHAnsi"/>
        </w:rPr>
        <w:t xml:space="preserve"> file name, data start and end dates used.</w:t>
      </w:r>
    </w:p>
    <w:bookmarkEnd w:id="8"/>
    <w:bookmarkEnd w:id="9"/>
    <w:p w14:paraId="119835D7" w14:textId="3C48DE3F" w:rsidR="008916B8" w:rsidRDefault="00952915" w:rsidP="00F05A5E">
      <w:pPr>
        <w:pStyle w:val="ListParagraph"/>
        <w:ind w:leftChars="0" w:left="420" w:firstLineChars="100" w:firstLine="210"/>
        <w:jc w:val="left"/>
        <w:rPr>
          <w:rFonts w:eastAsiaTheme="minorHAnsi"/>
        </w:rPr>
      </w:pPr>
      <w:r>
        <w:rPr>
          <w:rFonts w:eastAsiaTheme="minorHAnsi"/>
          <w:noProof/>
        </w:rPr>
        <w:drawing>
          <wp:inline distT="0" distB="0" distL="0" distR="0" wp14:anchorId="5282E171" wp14:editId="482A2447">
            <wp:extent cx="5400040" cy="5543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554355"/>
                    </a:xfrm>
                    <a:prstGeom prst="rect">
                      <a:avLst/>
                    </a:prstGeom>
                  </pic:spPr>
                </pic:pic>
              </a:graphicData>
            </a:graphic>
          </wp:inline>
        </w:drawing>
      </w:r>
    </w:p>
    <w:p w14:paraId="4DAF5EE3" w14:textId="170599C4" w:rsidR="006F4545" w:rsidRDefault="00E23898" w:rsidP="006F4545">
      <w:pPr>
        <w:pStyle w:val="ListParagraph"/>
        <w:numPr>
          <w:ilvl w:val="0"/>
          <w:numId w:val="1"/>
        </w:numPr>
        <w:ind w:leftChars="0"/>
        <w:jc w:val="left"/>
        <w:rPr>
          <w:rFonts w:eastAsiaTheme="minorHAnsi"/>
        </w:rPr>
      </w:pPr>
      <w:r w:rsidRPr="00170501">
        <w:rPr>
          <w:rFonts w:eastAsiaTheme="minorHAnsi"/>
          <w:noProof/>
        </w:rPr>
        <w:drawing>
          <wp:anchor distT="0" distB="0" distL="114300" distR="114300" simplePos="0" relativeHeight="251658245" behindDoc="0" locked="0" layoutInCell="1" allowOverlap="1" wp14:anchorId="17261819" wp14:editId="355B1DA3">
            <wp:simplePos x="0" y="0"/>
            <wp:positionH relativeFrom="column">
              <wp:posOffset>-483</wp:posOffset>
            </wp:positionH>
            <wp:positionV relativeFrom="paragraph">
              <wp:posOffset>226802</wp:posOffset>
            </wp:positionV>
            <wp:extent cx="5308147" cy="1311007"/>
            <wp:effectExtent l="0" t="0" r="635" b="0"/>
            <wp:wrapNone/>
            <wp:docPr id="6" name="Picture 6" descr="グラフィカル ユーザー インターフェイス, テキスト, アプリケーション, メール&#10;&#10;自動的に生成された説明">
              <a:extLst xmlns:a="http://schemas.openxmlformats.org/drawingml/2006/main">
                <a:ext uri="{FF2B5EF4-FFF2-40B4-BE49-F238E27FC236}">
                  <a16:creationId xmlns:a16="http://schemas.microsoft.com/office/drawing/2014/main" id="{7FDEE087-2B62-8A43-B9E9-0B12F143C3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グラフィカル ユーザー インターフェイス, テキスト, アプリケーション, メール&#10;&#10;自動的に生成された説明">
                      <a:extLst>
                        <a:ext uri="{FF2B5EF4-FFF2-40B4-BE49-F238E27FC236}">
                          <a16:creationId xmlns:a16="http://schemas.microsoft.com/office/drawing/2014/main" id="{7FDEE087-2B62-8A43-B9E9-0B12F143C351}"/>
                        </a:ext>
                      </a:extLst>
                    </pic:cNvPr>
                    <pic:cNvPicPr>
                      <a:picLocks noChangeAspect="1"/>
                    </pic:cNvPicPr>
                  </pic:nvPicPr>
                  <pic:blipFill rotWithShape="1">
                    <a:blip r:embed="rId7"/>
                    <a:srcRect b="53033"/>
                    <a:stretch/>
                  </pic:blipFill>
                  <pic:spPr bwMode="auto">
                    <a:xfrm>
                      <a:off x="0" y="0"/>
                      <a:ext cx="5346849" cy="132056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35E3C" w:rsidRPr="00D35E3C">
        <w:rPr>
          <w:rFonts w:eastAsiaTheme="minorHAnsi"/>
        </w:rPr>
        <w:t>Get position data of the spacecraft at the time of the target flyby (see step 1)</w:t>
      </w:r>
    </w:p>
    <w:p w14:paraId="4D6E62D6" w14:textId="77777777" w:rsidR="006F4545" w:rsidRDefault="006F4545" w:rsidP="006F4545">
      <w:pPr>
        <w:jc w:val="left"/>
        <w:rPr>
          <w:rFonts w:eastAsiaTheme="minorHAnsi"/>
        </w:rPr>
      </w:pPr>
    </w:p>
    <w:p w14:paraId="166A3CFD" w14:textId="1ED2982A" w:rsidR="00FD0D06" w:rsidRDefault="00A065F6" w:rsidP="006F4545">
      <w:pPr>
        <w:jc w:val="left"/>
        <w:rPr>
          <w:rFonts w:eastAsiaTheme="minorHAnsi"/>
        </w:rPr>
      </w:pPr>
      <w:r>
        <w:rPr>
          <w:rFonts w:hint="eastAsia"/>
          <w:noProof/>
        </w:rPr>
        <mc:AlternateContent>
          <mc:Choice Requires="wps">
            <w:drawing>
              <wp:anchor distT="0" distB="0" distL="114300" distR="114300" simplePos="0" relativeHeight="251658246" behindDoc="0" locked="0" layoutInCell="1" allowOverlap="1" wp14:anchorId="4CC48A01" wp14:editId="43E98846">
                <wp:simplePos x="0" y="0"/>
                <wp:positionH relativeFrom="column">
                  <wp:posOffset>1310525</wp:posOffset>
                </wp:positionH>
                <wp:positionV relativeFrom="paragraph">
                  <wp:posOffset>463665</wp:posOffset>
                </wp:positionV>
                <wp:extent cx="159745" cy="203812"/>
                <wp:effectExtent l="25400" t="0" r="18415" b="38100"/>
                <wp:wrapNone/>
                <wp:docPr id="7" name="Straight Arrow Connector 7"/>
                <wp:cNvGraphicFramePr/>
                <a:graphic xmlns:a="http://schemas.openxmlformats.org/drawingml/2006/main">
                  <a:graphicData uri="http://schemas.microsoft.com/office/word/2010/wordprocessingShape">
                    <wps:wsp>
                      <wps:cNvCnPr/>
                      <wps:spPr>
                        <a:xfrm flipH="1">
                          <a:off x="0" y="0"/>
                          <a:ext cx="159745" cy="20381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shapetype w14:anchorId="5E09991B" id="_x0000_t32" coordsize="21600,21600" o:spt="32" o:oned="t" path="m,l21600,21600e" filled="f">
                <v:path arrowok="t" fillok="f" o:connecttype="none"/>
                <o:lock v:ext="edit" shapetype="t"/>
              </v:shapetype>
              <v:shape id="直線矢印コネクタ 7" o:spid="_x0000_s1026" type="#_x0000_t32" style="position:absolute;left:0;text-align:left;margin-left:103.2pt;margin-top:36.5pt;width:12.6pt;height:16.05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" strokecolor="#4472c4 [3204]" strokeweight=".5pt">
                <v:stroke endarrow="block" joinstyle="miter"/>
              </v:shape>
            </w:pict>
          </mc:Fallback>
        </mc:AlternateContent>
      </w:r>
    </w:p>
    <w:p w14:paraId="102456BB" w14:textId="5D2004BF" w:rsidR="006F4545" w:rsidRPr="006F4545" w:rsidRDefault="006F4545" w:rsidP="006F4545">
      <w:pPr>
        <w:rPr>
          <w:rFonts w:eastAsiaTheme="minorHAnsi"/>
        </w:rPr>
      </w:pPr>
    </w:p>
    <w:p w14:paraId="3062F1CC" w14:textId="5EE2F3DA" w:rsidR="006F4545" w:rsidRPr="006F4545" w:rsidRDefault="006F4545" w:rsidP="006F4545">
      <w:pPr>
        <w:rPr>
          <w:rFonts w:eastAsiaTheme="minorHAnsi"/>
        </w:rPr>
      </w:pPr>
    </w:p>
    <w:p w14:paraId="43B1DCBE" w14:textId="196E4A1B" w:rsidR="006F4545" w:rsidRPr="006F4545" w:rsidRDefault="006F4545" w:rsidP="006F4545">
      <w:pPr>
        <w:rPr>
          <w:rFonts w:eastAsiaTheme="minorHAnsi"/>
        </w:rPr>
      </w:pPr>
    </w:p>
    <w:p w14:paraId="371DA28F" w14:textId="06F21CFF" w:rsidR="006F4545" w:rsidRDefault="006F4545" w:rsidP="006F4545">
      <w:pPr>
        <w:rPr>
          <w:rFonts w:eastAsiaTheme="minorHAnsi"/>
        </w:rPr>
      </w:pPr>
    </w:p>
    <w:p w14:paraId="22FEBD7A" w14:textId="0F752596" w:rsidR="006F4545" w:rsidRDefault="00D35E3C" w:rsidP="006F4545">
      <w:pPr>
        <w:pStyle w:val="ListParagraph"/>
        <w:numPr>
          <w:ilvl w:val="0"/>
          <w:numId w:val="1"/>
        </w:numPr>
        <w:ind w:leftChars="0"/>
        <w:jc w:val="left"/>
        <w:rPr>
          <w:rFonts w:eastAsiaTheme="minorHAnsi"/>
        </w:rPr>
      </w:pPr>
      <w:bookmarkStart w:id="10" w:name="OLE_LINK9"/>
      <w:bookmarkStart w:id="11" w:name="OLE_LINK10"/>
      <w:r w:rsidRPr="00D35E3C">
        <w:rPr>
          <w:rFonts w:eastAsiaTheme="minorHAnsi"/>
        </w:rPr>
        <w:lastRenderedPageBreak/>
        <w:t>copy orbit data to result_for_yasudaetal2022/</w:t>
      </w:r>
      <w:proofErr w:type="spellStart"/>
      <w:r w:rsidRPr="00D35E3C">
        <w:rPr>
          <w:rFonts w:eastAsiaTheme="minorHAnsi"/>
        </w:rPr>
        <w:t>spacecraft_ephemeris</w:t>
      </w:r>
      <w:proofErr w:type="spellEnd"/>
      <w:r w:rsidRPr="00D35E3C">
        <w:rPr>
          <w:rFonts w:eastAsiaTheme="minorHAnsi"/>
        </w:rPr>
        <w:t>/</w:t>
      </w:r>
      <w:r>
        <w:rPr>
          <w:rFonts w:eastAsiaTheme="minorHAnsi"/>
        </w:rPr>
        <w:t>.</w:t>
      </w:r>
    </w:p>
    <w:p w14:paraId="1A8EA424" w14:textId="533FC713" w:rsidR="00520844" w:rsidRDefault="00D35E3C" w:rsidP="00520844">
      <w:pPr>
        <w:pStyle w:val="ListParagraph"/>
        <w:numPr>
          <w:ilvl w:val="0"/>
          <w:numId w:val="1"/>
        </w:numPr>
        <w:ind w:leftChars="0"/>
        <w:jc w:val="left"/>
        <w:rPr>
          <w:rFonts w:eastAsiaTheme="minorHAnsi"/>
        </w:rPr>
      </w:pPr>
      <w:bookmarkStart w:id="12" w:name="OLE_LINK11"/>
      <w:bookmarkStart w:id="13" w:name="OLE_LINK12"/>
      <w:bookmarkEnd w:id="10"/>
      <w:bookmarkEnd w:id="11"/>
      <w:r w:rsidRPr="00D35E3C">
        <w:rPr>
          <w:rFonts w:eastAsiaTheme="minorHAnsi"/>
        </w:rPr>
        <w:t xml:space="preserve">write the file name of the orbit data in </w:t>
      </w:r>
      <w:r>
        <w:rPr>
          <w:rFonts w:eastAsiaTheme="minorHAnsi" w:hint="eastAsia"/>
        </w:rPr>
        <w:t xml:space="preserve">　</w:t>
      </w:r>
      <w:proofErr w:type="gramStart"/>
      <w:r w:rsidRPr="00D35E3C">
        <w:rPr>
          <w:rFonts w:eastAsiaTheme="minorHAnsi"/>
        </w:rPr>
        <w:t>r</w:t>
      </w:r>
      <w:proofErr w:type="gramEnd"/>
      <w:r w:rsidRPr="00D35E3C">
        <w:rPr>
          <w:rFonts w:eastAsiaTheme="minorHAnsi"/>
        </w:rPr>
        <w:t>esult_for_yasudaetal2022/</w:t>
      </w:r>
      <w:proofErr w:type="spellStart"/>
      <w:r w:rsidRPr="00D35E3C">
        <w:rPr>
          <w:rFonts w:eastAsiaTheme="minorHAnsi"/>
        </w:rPr>
        <w:t>occultation_flyby_list</w:t>
      </w:r>
      <w:proofErr w:type="spellEnd"/>
    </w:p>
    <w:bookmarkEnd w:id="12"/>
    <w:bookmarkEnd w:id="13"/>
    <w:p w14:paraId="43AB6FF0" w14:textId="45E5F9DB" w:rsidR="00CF4635" w:rsidRPr="00B4406A" w:rsidRDefault="00B4406A" w:rsidP="00B4406A">
      <w:pPr>
        <w:pStyle w:val="ListParagraph"/>
        <w:numPr>
          <w:ilvl w:val="0"/>
          <w:numId w:val="1"/>
        </w:numPr>
        <w:ind w:leftChars="0"/>
        <w:jc w:val="left"/>
        <w:rPr>
          <w:rFonts w:eastAsiaTheme="minorHAnsi"/>
        </w:rPr>
      </w:pPr>
      <w:r>
        <w:rPr>
          <w:rFonts w:eastAsiaTheme="minorHAnsi" w:hint="eastAsia"/>
          <w:noProof/>
        </w:rPr>
        <w:drawing>
          <wp:anchor distT="0" distB="0" distL="114300" distR="114300" simplePos="0" relativeHeight="251658251" behindDoc="0" locked="0" layoutInCell="1" allowOverlap="1" wp14:anchorId="17006BB4" wp14:editId="22D14C10">
            <wp:simplePos x="0" y="0"/>
            <wp:positionH relativeFrom="column">
              <wp:posOffset>184785</wp:posOffset>
            </wp:positionH>
            <wp:positionV relativeFrom="paragraph">
              <wp:posOffset>950595</wp:posOffset>
            </wp:positionV>
            <wp:extent cx="5092700" cy="322707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movie::/Users/yasudarikuto/Pictures/Photos Library.photoslibrary/originals/D/DC663717-5715-4697-8E8C-D192BD3AAC64.mov"/>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92700" cy="3227070"/>
                    </a:xfrm>
                    <a:prstGeom prst="rect">
                      <a:avLst/>
                    </a:prstGeom>
                  </pic:spPr>
                </pic:pic>
              </a:graphicData>
            </a:graphic>
            <wp14:sizeRelH relativeFrom="margin">
              <wp14:pctWidth>0</wp14:pctWidth>
            </wp14:sizeRelH>
            <wp14:sizeRelV relativeFrom="margin">
              <wp14:pctHeight>0</wp14:pctHeight>
            </wp14:sizeRelV>
          </wp:anchor>
        </w:drawing>
      </w:r>
      <w:r w:rsidR="00D35E3C" w:rsidRPr="00D35E3C">
        <w:rPr>
          <w:rFonts w:eastAsiaTheme="minorHAnsi"/>
        </w:rPr>
        <w:t>Obtain location data of the moon (satellite) at the time of the target flyby</w:t>
      </w:r>
      <w:r w:rsidR="00D35E3C">
        <w:rPr>
          <w:rFonts w:eastAsiaTheme="minorHAnsi"/>
        </w:rPr>
        <w:t xml:space="preserve"> from </w:t>
      </w:r>
      <w:hyperlink r:id="rId11" w:anchor="StateVector" w:history="1">
        <w:r w:rsidR="00D35E3C" w:rsidRPr="0006257C">
          <w:rPr>
            <w:rStyle w:val="Hyperlink"/>
            <w:rFonts w:eastAsiaTheme="minorHAnsi"/>
          </w:rPr>
          <w:t>https://wgc2.jpl.nasa.gov:8443/webgeocalc/#StateVector</w:t>
        </w:r>
      </w:hyperlink>
      <w:r w:rsidR="00D35E3C">
        <w:rPr>
          <w:rFonts w:eastAsiaTheme="minorHAnsi"/>
        </w:rPr>
        <w:t xml:space="preserve">. </w:t>
      </w:r>
      <w:proofErr w:type="spellStart"/>
      <w:r w:rsidR="00D35E3C" w:rsidRPr="00D35E3C">
        <w:rPr>
          <w:rFonts w:eastAsiaTheme="minorHAnsi"/>
        </w:rPr>
        <w:t>WebGeocalc</w:t>
      </w:r>
      <w:proofErr w:type="spellEnd"/>
      <w:r w:rsidR="00D35E3C" w:rsidRPr="00D35E3C">
        <w:rPr>
          <w:rFonts w:eastAsiaTheme="minorHAnsi"/>
        </w:rPr>
        <w:t xml:space="preserve"> input is  </w:t>
      </w:r>
      <w:r w:rsidR="00D35E3C">
        <w:rPr>
          <w:rFonts w:eastAsiaTheme="minorHAnsi"/>
        </w:rPr>
        <w:t xml:space="preserve"> set for “</w:t>
      </w:r>
      <w:r w:rsidR="00D35E3C" w:rsidRPr="00D35E3C">
        <w:rPr>
          <w:rFonts w:eastAsiaTheme="minorHAnsi" w:hint="eastAsia"/>
        </w:rPr>
        <w:t>t</w:t>
      </w:r>
      <w:r w:rsidR="00D35E3C" w:rsidRPr="00D35E3C">
        <w:rPr>
          <w:rFonts w:eastAsiaTheme="minorHAnsi"/>
        </w:rPr>
        <w:t>he spacecraft at the time of the target flyby" and the time you want to look up.</w:t>
      </w:r>
    </w:p>
    <w:p w14:paraId="2D0607CD" w14:textId="0F936B32" w:rsidR="007F6A9C" w:rsidRDefault="00D35E3C" w:rsidP="007F6A9C">
      <w:pPr>
        <w:pStyle w:val="ListParagraph"/>
        <w:numPr>
          <w:ilvl w:val="0"/>
          <w:numId w:val="1"/>
        </w:numPr>
        <w:ind w:leftChars="0"/>
        <w:jc w:val="left"/>
        <w:rPr>
          <w:rFonts w:eastAsiaTheme="minorHAnsi"/>
        </w:rPr>
      </w:pPr>
      <w:r w:rsidRPr="00D35E3C">
        <w:rPr>
          <w:rFonts w:eastAsiaTheme="minorHAnsi"/>
        </w:rPr>
        <w:t xml:space="preserve">Move </w:t>
      </w:r>
      <w:r>
        <w:rPr>
          <w:rFonts w:eastAsiaTheme="minorHAnsi"/>
        </w:rPr>
        <w:t xml:space="preserve">the </w:t>
      </w:r>
      <w:r w:rsidRPr="00D35E3C">
        <w:rPr>
          <w:rFonts w:eastAsiaTheme="minorHAnsi"/>
        </w:rPr>
        <w:t>orbital data of celestial objects to result_for_yasudaetal2022/</w:t>
      </w:r>
      <w:proofErr w:type="spellStart"/>
      <w:r w:rsidRPr="00D35E3C">
        <w:rPr>
          <w:rFonts w:eastAsiaTheme="minorHAnsi"/>
        </w:rPr>
        <w:t>moon_ephemeris</w:t>
      </w:r>
      <w:proofErr w:type="spellEnd"/>
      <w:r w:rsidRPr="00D35E3C">
        <w:rPr>
          <w:rFonts w:eastAsiaTheme="minorHAnsi"/>
        </w:rPr>
        <w:t>/.</w:t>
      </w:r>
    </w:p>
    <w:p w14:paraId="51BD0197" w14:textId="1C0CD27D" w:rsidR="00D35E3C" w:rsidRDefault="00D35E3C" w:rsidP="00AD7335">
      <w:pPr>
        <w:pStyle w:val="ListParagraph"/>
        <w:numPr>
          <w:ilvl w:val="0"/>
          <w:numId w:val="1"/>
        </w:numPr>
        <w:ind w:leftChars="0"/>
        <w:jc w:val="left"/>
        <w:rPr>
          <w:rFonts w:eastAsiaTheme="minorHAnsi"/>
        </w:rPr>
      </w:pPr>
      <w:r>
        <w:rPr>
          <w:rFonts w:eastAsiaTheme="minorHAnsi"/>
        </w:rPr>
        <w:t>W</w:t>
      </w:r>
      <w:r w:rsidRPr="00D35E3C">
        <w:rPr>
          <w:rFonts w:eastAsiaTheme="minorHAnsi"/>
        </w:rPr>
        <w:t xml:space="preserve">rite </w:t>
      </w:r>
      <w:r>
        <w:rPr>
          <w:rFonts w:eastAsiaTheme="minorHAnsi"/>
        </w:rPr>
        <w:t>the orbital data</w:t>
      </w:r>
      <w:r w:rsidRPr="00D35E3C">
        <w:rPr>
          <w:rFonts w:eastAsiaTheme="minorHAnsi"/>
        </w:rPr>
        <w:t xml:space="preserve"> name in result_for_yasudaetal2022/</w:t>
      </w:r>
      <w:proofErr w:type="spellStart"/>
      <w:r w:rsidRPr="00D35E3C">
        <w:rPr>
          <w:rFonts w:eastAsiaTheme="minorHAnsi"/>
        </w:rPr>
        <w:t>occultation_flyby_list</w:t>
      </w:r>
      <w:proofErr w:type="spellEnd"/>
    </w:p>
    <w:p w14:paraId="310B08AC" w14:textId="77777777" w:rsidR="00E97482" w:rsidRDefault="0084582F" w:rsidP="00E97482">
      <w:pPr>
        <w:pStyle w:val="ListParagraph"/>
        <w:numPr>
          <w:ilvl w:val="0"/>
          <w:numId w:val="1"/>
        </w:numPr>
        <w:ind w:leftChars="0"/>
        <w:jc w:val="left"/>
        <w:rPr>
          <w:rFonts w:eastAsiaTheme="minorHAnsi"/>
        </w:rPr>
      </w:pPr>
      <w:r w:rsidRPr="0084582F">
        <w:rPr>
          <w:rFonts w:eastAsiaTheme="minorHAnsi"/>
        </w:rPr>
        <w:t xml:space="preserve">enter the name of the flyby object, the name of the spacecraft, and the number of flybys in </w:t>
      </w:r>
      <w:proofErr w:type="spellStart"/>
      <w:r w:rsidRPr="0084582F">
        <w:rPr>
          <w:rFonts w:eastAsiaTheme="minorHAnsi"/>
        </w:rPr>
        <w:t>python_Jovian_radio_occultation</w:t>
      </w:r>
      <w:proofErr w:type="spellEnd"/>
      <w:r w:rsidRPr="0084582F">
        <w:rPr>
          <w:rFonts w:eastAsiaTheme="minorHAnsi"/>
        </w:rPr>
        <w:t xml:space="preserve"> /preparing_position_data.py and run</w:t>
      </w:r>
    </w:p>
    <w:p w14:paraId="3B5016CF" w14:textId="38AF1D7D" w:rsidR="000C6770" w:rsidRDefault="00E97482" w:rsidP="00E97482">
      <w:pPr>
        <w:pStyle w:val="ListParagraph"/>
        <w:numPr>
          <w:ilvl w:val="2"/>
          <w:numId w:val="1"/>
        </w:numPr>
        <w:ind w:leftChars="0"/>
        <w:jc w:val="left"/>
        <w:rPr>
          <w:rFonts w:eastAsiaTheme="minorHAnsi"/>
        </w:rPr>
      </w:pPr>
      <w:r w:rsidRPr="00E97482">
        <w:rPr>
          <w:rFonts w:eastAsiaTheme="minorHAnsi"/>
        </w:rPr>
        <w:t>The information for all detectable radio is created in result_for_yasudaetal2022/expres_detectable_radio_data_of_each_flyby as following: 0 year, 1 month, 2 days, 3 hours, 4 minutes, 5 seconds, ◯, ◯, ◯, ◯, 9 Frequency (MHz), 10 Longitude of magnetic field line (0~360) or (-1000) for Io, 11 Poles (North:1, South:-1), 12 x-coordinate, 13 y-coordinate, 14 z-coordinate, like “All_galileo_ganymede_1_Radio_data.txt”.</w:t>
      </w:r>
    </w:p>
    <w:p w14:paraId="5F222C51" w14:textId="21B515C2" w:rsidR="00E97482" w:rsidRDefault="00E97482" w:rsidP="00E97482">
      <w:pPr>
        <w:pStyle w:val="ListParagraph"/>
        <w:numPr>
          <w:ilvl w:val="2"/>
          <w:numId w:val="1"/>
        </w:numPr>
        <w:ind w:leftChars="0"/>
        <w:jc w:val="left"/>
        <w:rPr>
          <w:rFonts w:eastAsiaTheme="minorHAnsi"/>
        </w:rPr>
      </w:pPr>
      <w:r w:rsidRPr="00E97482">
        <w:rPr>
          <w:rFonts w:eastAsiaTheme="minorHAnsi"/>
        </w:rPr>
        <w:t xml:space="preserve">The interpolated time resolution to 1 second is also saved in the same folder with name like </w:t>
      </w:r>
      <w:r>
        <w:rPr>
          <w:rFonts w:eastAsiaTheme="minorHAnsi" w:hint="eastAsia"/>
        </w:rPr>
        <w:t>“</w:t>
      </w:r>
      <w:r w:rsidRPr="00E97482">
        <w:rPr>
          <w:rFonts w:eastAsiaTheme="minorHAnsi"/>
        </w:rPr>
        <w:t>lnterpolated_all_galileo_ganymede_1_Radio_data.txt</w:t>
      </w:r>
      <w:r>
        <w:rPr>
          <w:rFonts w:eastAsiaTheme="minorHAnsi" w:hint="eastAsia"/>
        </w:rPr>
        <w:t>”</w:t>
      </w:r>
    </w:p>
    <w:p w14:paraId="34638440" w14:textId="7C883456" w:rsidR="000C6770" w:rsidRPr="002B5FC6" w:rsidRDefault="002B5FC6" w:rsidP="002B5FC6">
      <w:pPr>
        <w:pStyle w:val="ListParagraph"/>
        <w:numPr>
          <w:ilvl w:val="2"/>
          <w:numId w:val="1"/>
        </w:numPr>
        <w:ind w:leftChars="0"/>
        <w:jc w:val="left"/>
        <w:rPr>
          <w:rFonts w:eastAsiaTheme="minorHAnsi"/>
        </w:rPr>
      </w:pPr>
      <w:r>
        <w:rPr>
          <w:rFonts w:eastAsiaTheme="minorHAnsi"/>
        </w:rPr>
        <w:t>T</w:t>
      </w:r>
      <w:r w:rsidRPr="002B5FC6">
        <w:rPr>
          <w:rFonts w:eastAsiaTheme="minorHAnsi"/>
        </w:rPr>
        <w:t>he position data of the probe transformed by coordinates using the radio source results</w:t>
      </w:r>
      <w:r>
        <w:rPr>
          <w:rFonts w:eastAsiaTheme="minorHAnsi"/>
        </w:rPr>
        <w:t xml:space="preserve"> are stored in </w:t>
      </w:r>
      <w:r w:rsidRPr="002B5FC6">
        <w:rPr>
          <w:rFonts w:eastAsiaTheme="minorHAnsi"/>
        </w:rPr>
        <w:lastRenderedPageBreak/>
        <w:t xml:space="preserve">result_for_yasudaetal2022/calculated_expres_detectable_radio_data_of_each_flyby </w:t>
      </w:r>
      <w:r w:rsidRPr="00E97482">
        <w:rPr>
          <w:rFonts w:eastAsiaTheme="minorHAnsi"/>
        </w:rPr>
        <w:t>with name like</w:t>
      </w:r>
      <w:r>
        <w:rPr>
          <w:rFonts w:eastAsiaTheme="minorHAnsi"/>
        </w:rPr>
        <w:t xml:space="preserve"> </w:t>
      </w:r>
      <w:r w:rsidR="000C6770" w:rsidRPr="002B5FC6">
        <w:rPr>
          <w:rFonts w:eastAsiaTheme="minorHAnsi"/>
        </w:rPr>
        <w:t>interpolated_calculated_all_galileo_ganymede_1_Radio_data.tx</w:t>
      </w:r>
      <w:r>
        <w:rPr>
          <w:rFonts w:eastAsiaTheme="minorHAnsi"/>
        </w:rPr>
        <w:t>t. T</w:t>
      </w:r>
      <w:r w:rsidRPr="002B5FC6">
        <w:rPr>
          <w:rFonts w:eastAsiaTheme="minorHAnsi"/>
        </w:rPr>
        <w:t xml:space="preserve">he following figure </w:t>
      </w:r>
      <w:r>
        <w:rPr>
          <w:rFonts w:eastAsiaTheme="minorHAnsi"/>
        </w:rPr>
        <w:t>indicates</w:t>
      </w:r>
      <w:r w:rsidRPr="002B5FC6">
        <w:rPr>
          <w:rFonts w:eastAsiaTheme="minorHAnsi"/>
        </w:rPr>
        <w:t xml:space="preserve"> the coordinate transformation method.</w:t>
      </w:r>
    </w:p>
    <w:p w14:paraId="45DE744A" w14:textId="61304539" w:rsidR="00EA3A5F" w:rsidRDefault="00B848D4" w:rsidP="000C6770">
      <w:pPr>
        <w:pStyle w:val="ListParagraph"/>
        <w:ind w:leftChars="0" w:left="720"/>
        <w:jc w:val="left"/>
        <w:rPr>
          <w:rFonts w:eastAsiaTheme="minorHAnsi"/>
        </w:rPr>
      </w:pPr>
      <w:r>
        <w:rPr>
          <w:rFonts w:eastAsiaTheme="minorHAnsi"/>
          <w:noProof/>
        </w:rPr>
        <w:drawing>
          <wp:inline distT="0" distB="0" distL="0" distR="0" wp14:anchorId="679C0C14" wp14:editId="095D3774">
            <wp:extent cx="3297802" cy="3406140"/>
            <wp:effectExtent l="0" t="0" r="4445" b="0"/>
            <wp:docPr id="2" name="Picture 2"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2" descr="ダイアグラム&#10;&#10;自動的に生成された説明"/>
                    <pic:cNvPicPr/>
                  </pic:nvPicPr>
                  <pic:blipFill rotWithShape="1">
                    <a:blip r:embed="rId12" cstate="print">
                      <a:extLst>
                        <a:ext uri="{28A0092B-C50C-407E-A947-70E740481C1C}">
                          <a14:useLocalDpi xmlns:a14="http://schemas.microsoft.com/office/drawing/2010/main" val="0"/>
                        </a:ext>
                      </a:extLst>
                    </a:blip>
                    <a:srcRect l="9631" t="6230" r="9831" b="30184"/>
                    <a:stretch/>
                  </pic:blipFill>
                  <pic:spPr bwMode="auto">
                    <a:xfrm>
                      <a:off x="0" y="0"/>
                      <a:ext cx="3299264" cy="3407650"/>
                    </a:xfrm>
                    <a:prstGeom prst="rect">
                      <a:avLst/>
                    </a:prstGeom>
                    <a:ln>
                      <a:noFill/>
                    </a:ln>
                    <a:extLst>
                      <a:ext uri="{53640926-AAD7-44D8-BBD7-CCE9431645EC}">
                        <a14:shadowObscured xmlns:a14="http://schemas.microsoft.com/office/drawing/2010/main"/>
                      </a:ext>
                    </a:extLst>
                  </pic:spPr>
                </pic:pic>
              </a:graphicData>
            </a:graphic>
          </wp:inline>
        </w:drawing>
      </w:r>
    </w:p>
    <w:p w14:paraId="692B168B" w14:textId="0055D442" w:rsidR="00F91FDD" w:rsidRPr="00085590" w:rsidRDefault="00085590" w:rsidP="00085590">
      <w:pPr>
        <w:pStyle w:val="ListParagraph"/>
        <w:numPr>
          <w:ilvl w:val="0"/>
          <w:numId w:val="1"/>
        </w:numPr>
        <w:ind w:leftChars="0"/>
        <w:jc w:val="left"/>
        <w:rPr>
          <w:rFonts w:eastAsiaTheme="minorHAnsi"/>
        </w:rPr>
      </w:pPr>
      <w:r>
        <w:rPr>
          <w:rFonts w:hint="eastAsia"/>
          <w:noProof/>
        </w:rPr>
        <mc:AlternateContent>
          <mc:Choice Requires="wps">
            <w:drawing>
              <wp:anchor distT="0" distB="0" distL="114300" distR="114300" simplePos="0" relativeHeight="251658247" behindDoc="0" locked="0" layoutInCell="1" allowOverlap="1" wp14:anchorId="4A6BE971" wp14:editId="0FFA3A42">
                <wp:simplePos x="0" y="0"/>
                <wp:positionH relativeFrom="column">
                  <wp:posOffset>1568238</wp:posOffset>
                </wp:positionH>
                <wp:positionV relativeFrom="paragraph">
                  <wp:posOffset>559858</wp:posOffset>
                </wp:positionV>
                <wp:extent cx="13547" cy="1754294"/>
                <wp:effectExtent l="0" t="0" r="24765" b="11430"/>
                <wp:wrapNone/>
                <wp:docPr id="14" name="Straight Connector 14"/>
                <wp:cNvGraphicFramePr/>
                <a:graphic xmlns:a="http://schemas.openxmlformats.org/drawingml/2006/main">
                  <a:graphicData uri="http://schemas.microsoft.com/office/word/2010/wordprocessingShape">
                    <wps:wsp>
                      <wps:cNvCnPr/>
                      <wps:spPr>
                        <a:xfrm flipV="1">
                          <a:off x="0" y="0"/>
                          <a:ext cx="13547" cy="1754294"/>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85FBDA" id="Straight Connector 14" o:spid="_x0000_s1026" style="position:absolute;flip:y;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3.5pt,44.1pt" to="124.55pt,182.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" strokecolor="#ed7d31 [3205]" strokeweight=".5pt">
                <v:stroke joinstyle="miter"/>
              </v:line>
            </w:pict>
          </mc:Fallback>
        </mc:AlternateContent>
      </w:r>
      <w:r>
        <w:rPr>
          <w:rFonts w:hint="eastAsia"/>
          <w:noProof/>
        </w:rPr>
        <mc:AlternateContent>
          <mc:Choice Requires="wps">
            <w:drawing>
              <wp:anchor distT="0" distB="0" distL="114300" distR="114300" simplePos="0" relativeHeight="251658248" behindDoc="0" locked="0" layoutInCell="1" allowOverlap="1" wp14:anchorId="49FF496A" wp14:editId="0F1742C6">
                <wp:simplePos x="0" y="0"/>
                <wp:positionH relativeFrom="column">
                  <wp:posOffset>1395307</wp:posOffset>
                </wp:positionH>
                <wp:positionV relativeFrom="paragraph">
                  <wp:posOffset>2315422</wp:posOffset>
                </wp:positionV>
                <wp:extent cx="379339" cy="126609"/>
                <wp:effectExtent l="0" t="0" r="14605" b="13335"/>
                <wp:wrapNone/>
                <wp:docPr id="15" name="Oval 15"/>
                <wp:cNvGraphicFramePr/>
                <a:graphic xmlns:a="http://schemas.openxmlformats.org/drawingml/2006/main">
                  <a:graphicData uri="http://schemas.microsoft.com/office/word/2010/wordprocessingShape">
                    <wps:wsp>
                      <wps:cNvSpPr/>
                      <wps:spPr>
                        <a:xfrm>
                          <a:off x="0" y="0"/>
                          <a:ext cx="379339" cy="126609"/>
                        </a:xfrm>
                        <a:prstGeom prst="ellipse">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0B829E" id="Oval 15" o:spid="_x0000_s1026" style="position:absolute;margin-left:109.85pt;margin-top:182.3pt;width:29.85pt;height:9.9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" filled="f" strokecolor="#ed7d31 [3205]" strokeweight="1pt">
                <v:stroke joinstyle="miter"/>
              </v:oval>
            </w:pict>
          </mc:Fallback>
        </mc:AlternateContent>
      </w:r>
      <w:r>
        <w:rPr>
          <w:rFonts w:hint="eastAsia"/>
          <w:noProof/>
        </w:rPr>
        <mc:AlternateContent>
          <mc:Choice Requires="wps">
            <w:drawing>
              <wp:anchor distT="0" distB="0" distL="114300" distR="114300" simplePos="0" relativeHeight="251658249" behindDoc="0" locked="0" layoutInCell="1" allowOverlap="1" wp14:anchorId="32961033" wp14:editId="6B827F1A">
                <wp:simplePos x="0" y="0"/>
                <wp:positionH relativeFrom="column">
                  <wp:posOffset>1595332</wp:posOffset>
                </wp:positionH>
                <wp:positionV relativeFrom="paragraph">
                  <wp:posOffset>2442845</wp:posOffset>
                </wp:positionV>
                <wp:extent cx="1560407" cy="772160"/>
                <wp:effectExtent l="0" t="0" r="40005" b="40640"/>
                <wp:wrapNone/>
                <wp:docPr id="16" name="Straight Arrow Connector 16"/>
                <wp:cNvGraphicFramePr/>
                <a:graphic xmlns:a="http://schemas.openxmlformats.org/drawingml/2006/main">
                  <a:graphicData uri="http://schemas.microsoft.com/office/word/2010/wordprocessingShape">
                    <wps:wsp>
                      <wps:cNvCnPr/>
                      <wps:spPr>
                        <a:xfrm>
                          <a:off x="0" y="0"/>
                          <a:ext cx="1560407" cy="77216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109F853" id="_x0000_t32" coordsize="21600,21600" o:spt="32" o:oned="t" path="m,l21600,21600e" filled="f">
                <v:path arrowok="t" fillok="f" o:connecttype="none"/>
                <o:lock v:ext="edit" shapetype="t"/>
              </v:shapetype>
              <v:shape id="Straight Arrow Connector 16" o:spid="_x0000_s1026" type="#_x0000_t32" style="position:absolute;margin-left:125.6pt;margin-top:192.35pt;width:122.85pt;height:60.8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" strokecolor="#ed7d31 [3205]" strokeweight=".5pt">
                <v:stroke endarrow="block" joinstyle="miter"/>
              </v:shape>
            </w:pict>
          </mc:Fallback>
        </mc:AlternateContent>
      </w:r>
      <w:r w:rsidRPr="00085590">
        <w:rPr>
          <w:rFonts w:eastAsiaTheme="minorHAnsi"/>
        </w:rPr>
        <w:t>Write the date and time (day, hour, and minute) that are completely occulted into result_for_yasudaetal2022/</w:t>
      </w:r>
      <w:proofErr w:type="spellStart"/>
      <w:r w:rsidRPr="00085590">
        <w:rPr>
          <w:rFonts w:eastAsiaTheme="minorHAnsi"/>
        </w:rPr>
        <w:t>occultation_flyby_list</w:t>
      </w:r>
      <w:proofErr w:type="spellEnd"/>
      <w:r>
        <w:rPr>
          <w:rFonts w:eastAsiaTheme="minorHAnsi"/>
        </w:rPr>
        <w:t xml:space="preserve"> </w:t>
      </w:r>
      <w:r w:rsidRPr="00085590">
        <w:rPr>
          <w:rFonts w:eastAsiaTheme="minorHAnsi"/>
        </w:rPr>
        <w:t>based on the previous study.</w:t>
      </w:r>
      <w:r w:rsidRPr="00085590">
        <w:rPr>
          <w:rFonts w:eastAsiaTheme="minorHAnsi" w:hint="eastAsia"/>
        </w:rPr>
        <w:t xml:space="preserve"> </w:t>
      </w:r>
      <w:r w:rsidR="00ED3CB6">
        <w:rPr>
          <w:noProof/>
        </w:rPr>
        <w:drawing>
          <wp:inline distT="0" distB="0" distL="0" distR="0" wp14:anchorId="57487086" wp14:editId="2DA5E2AC">
            <wp:extent cx="2698595" cy="1989357"/>
            <wp:effectExtent l="0" t="0" r="0" b="5080"/>
            <wp:docPr id="9" name="Picture 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35307" cy="2016420"/>
                    </a:xfrm>
                    <a:prstGeom prst="rect">
                      <a:avLst/>
                    </a:prstGeom>
                  </pic:spPr>
                </pic:pic>
              </a:graphicData>
            </a:graphic>
          </wp:inline>
        </w:drawing>
      </w:r>
      <w:r w:rsidR="0061604B">
        <w:rPr>
          <w:noProof/>
        </w:rPr>
        <w:drawing>
          <wp:inline distT="0" distB="0" distL="0" distR="0" wp14:anchorId="04AE7FD3" wp14:editId="40FC6470">
            <wp:extent cx="3588698" cy="1303562"/>
            <wp:effectExtent l="0" t="0" r="0" b="508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43660" cy="1323526"/>
                    </a:xfrm>
                    <a:prstGeom prst="rect">
                      <a:avLst/>
                    </a:prstGeom>
                  </pic:spPr>
                </pic:pic>
              </a:graphicData>
            </a:graphic>
          </wp:inline>
        </w:drawing>
      </w:r>
    </w:p>
    <w:p w14:paraId="366D243A" w14:textId="1E92C967" w:rsidR="00085590" w:rsidRPr="00085590" w:rsidRDefault="00085590" w:rsidP="00085590">
      <w:pPr>
        <w:pStyle w:val="ListParagraph"/>
        <w:numPr>
          <w:ilvl w:val="0"/>
          <w:numId w:val="1"/>
        </w:numPr>
        <w:ind w:leftChars="0"/>
        <w:jc w:val="left"/>
        <w:rPr>
          <w:rFonts w:eastAsiaTheme="minorHAnsi"/>
        </w:rPr>
      </w:pPr>
      <w:r>
        <w:rPr>
          <w:rFonts w:eastAsiaTheme="minorHAnsi"/>
        </w:rPr>
        <w:lastRenderedPageBreak/>
        <w:t>G</w:t>
      </w:r>
      <w:r w:rsidRPr="00085590">
        <w:rPr>
          <w:rFonts w:eastAsiaTheme="minorHAnsi"/>
        </w:rPr>
        <w:t xml:space="preserve">et Galileo radio data from </w:t>
      </w:r>
      <w:hyperlink r:id="rId15" w:history="1">
        <w:r w:rsidRPr="0006257C">
          <w:rPr>
            <w:rStyle w:val="Hyperlink"/>
            <w:rFonts w:eastAsiaTheme="minorHAnsi"/>
          </w:rPr>
          <w:t>http://das2.org/browse/uiowa/galileo/pws/survey_electric</w:t>
        </w:r>
      </w:hyperlink>
      <w:r>
        <w:rPr>
          <w:rFonts w:eastAsiaTheme="minorHAnsi"/>
        </w:rPr>
        <w:t xml:space="preserve">. </w:t>
      </w:r>
      <w:r w:rsidRPr="00085590">
        <w:rPr>
          <w:rFonts w:eastAsiaTheme="minorHAnsi"/>
        </w:rPr>
        <w:t>Fill in the time range of the radio data (same as the figure in the previous study) and use "get from Jupiter" to get the data.</w:t>
      </w:r>
      <w:r>
        <w:rPr>
          <w:rFonts w:eastAsiaTheme="minorHAnsi"/>
        </w:rPr>
        <w:t xml:space="preserve"> </w:t>
      </w:r>
      <w:r w:rsidRPr="00085590">
        <w:rPr>
          <w:rFonts w:eastAsiaTheme="minorHAnsi"/>
        </w:rPr>
        <w:t xml:space="preserve">Move the </w:t>
      </w:r>
      <w:r>
        <w:rPr>
          <w:rFonts w:eastAsiaTheme="minorHAnsi"/>
        </w:rPr>
        <w:t>radio</w:t>
      </w:r>
      <w:r w:rsidRPr="00085590">
        <w:rPr>
          <w:rFonts w:eastAsiaTheme="minorHAnsi"/>
        </w:rPr>
        <w:t xml:space="preserve"> data to tools/result_for_yasudaetal2022/</w:t>
      </w:r>
      <w:proofErr w:type="spellStart"/>
      <w:r w:rsidRPr="00085590">
        <w:rPr>
          <w:rFonts w:eastAsiaTheme="minorHAnsi"/>
        </w:rPr>
        <w:t>galileo_radio_data</w:t>
      </w:r>
      <w:proofErr w:type="spellEnd"/>
      <w:r w:rsidRPr="00085590">
        <w:rPr>
          <w:rFonts w:eastAsiaTheme="minorHAnsi"/>
        </w:rPr>
        <w:t>/. Add the name of the</w:t>
      </w:r>
      <w:r>
        <w:rPr>
          <w:rFonts w:eastAsiaTheme="minorHAnsi"/>
        </w:rPr>
        <w:t xml:space="preserve"> radio</w:t>
      </w:r>
      <w:r w:rsidRPr="00085590">
        <w:rPr>
          <w:rFonts w:eastAsiaTheme="minorHAnsi"/>
        </w:rPr>
        <w:t xml:space="preserve"> data to the </w:t>
      </w:r>
      <w:proofErr w:type="spellStart"/>
      <w:r w:rsidRPr="00085590">
        <w:rPr>
          <w:rFonts w:eastAsiaTheme="minorHAnsi"/>
        </w:rPr>
        <w:t>radio_data_txt</w:t>
      </w:r>
      <w:proofErr w:type="spellEnd"/>
      <w:r w:rsidRPr="00085590">
        <w:rPr>
          <w:rFonts w:eastAsiaTheme="minorHAnsi"/>
        </w:rPr>
        <w:t xml:space="preserve"> field of result_for_yasudaetal2022/</w:t>
      </w:r>
      <w:proofErr w:type="spellStart"/>
      <w:r w:rsidRPr="00085590">
        <w:rPr>
          <w:rFonts w:eastAsiaTheme="minorHAnsi"/>
        </w:rPr>
        <w:t>occultation_flyby_list</w:t>
      </w:r>
      <w:proofErr w:type="spellEnd"/>
      <w:r w:rsidRPr="00085590">
        <w:rPr>
          <w:rFonts w:eastAsiaTheme="minorHAnsi"/>
        </w:rPr>
        <w:t>.</w:t>
      </w:r>
    </w:p>
    <w:p w14:paraId="18616293" w14:textId="26AB4CB6" w:rsidR="00616692" w:rsidRDefault="00616692" w:rsidP="00616692">
      <w:pPr>
        <w:pStyle w:val="ListParagraph"/>
        <w:ind w:leftChars="0" w:left="360"/>
        <w:jc w:val="left"/>
        <w:rPr>
          <w:rFonts w:eastAsiaTheme="minorHAnsi"/>
        </w:rPr>
      </w:pPr>
      <w:r>
        <w:rPr>
          <w:rFonts w:eastAsiaTheme="minorHAnsi"/>
          <w:noProof/>
        </w:rPr>
        <w:drawing>
          <wp:inline distT="0" distB="0" distL="0" distR="0" wp14:anchorId="5460B037" wp14:editId="28F65F53">
            <wp:extent cx="3967090" cy="2512553"/>
            <wp:effectExtent l="0" t="0" r="0" b="2540"/>
            <wp:docPr id="17" name="Picture 1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text, application, email&#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01615" cy="2534419"/>
                    </a:xfrm>
                    <a:prstGeom prst="rect">
                      <a:avLst/>
                    </a:prstGeom>
                  </pic:spPr>
                </pic:pic>
              </a:graphicData>
            </a:graphic>
          </wp:inline>
        </w:drawing>
      </w:r>
    </w:p>
    <w:p w14:paraId="14AAA508" w14:textId="6A3FD98C" w:rsidR="005E7A41" w:rsidRDefault="0084224F" w:rsidP="00616692">
      <w:pPr>
        <w:pStyle w:val="ListParagraph"/>
        <w:ind w:leftChars="0" w:left="360"/>
        <w:jc w:val="left"/>
        <w:rPr>
          <w:rFonts w:eastAsiaTheme="minorHAnsi"/>
        </w:rPr>
      </w:pPr>
      <w:r>
        <w:rPr>
          <w:rFonts w:eastAsiaTheme="minorHAnsi"/>
          <w:noProof/>
        </w:rPr>
        <mc:AlternateContent>
          <mc:Choice Requires="wps">
            <w:drawing>
              <wp:anchor distT="0" distB="0" distL="114300" distR="114300" simplePos="0" relativeHeight="251658250" behindDoc="0" locked="0" layoutInCell="1" allowOverlap="1" wp14:anchorId="2E89AE6C" wp14:editId="05E5EA41">
                <wp:simplePos x="0" y="0"/>
                <wp:positionH relativeFrom="column">
                  <wp:posOffset>4286250</wp:posOffset>
                </wp:positionH>
                <wp:positionV relativeFrom="paragraph">
                  <wp:posOffset>490464</wp:posOffset>
                </wp:positionV>
                <wp:extent cx="295421" cy="330591"/>
                <wp:effectExtent l="0" t="0" r="9525" b="12700"/>
                <wp:wrapNone/>
                <wp:docPr id="19" name="Oval 19"/>
                <wp:cNvGraphicFramePr/>
                <a:graphic xmlns:a="http://schemas.openxmlformats.org/drawingml/2006/main">
                  <a:graphicData uri="http://schemas.microsoft.com/office/word/2010/wordprocessingShape">
                    <wps:wsp>
                      <wps:cNvSpPr/>
                      <wps:spPr>
                        <a:xfrm>
                          <a:off x="0" y="0"/>
                          <a:ext cx="295421" cy="330591"/>
                        </a:xfrm>
                        <a:prstGeom prst="ellipse">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oval w14:anchorId="5A04DF55" id="Oval 19" o:spid="_x0000_s1026" style="position:absolute;margin-left:337.5pt;margin-top:38.6pt;width:23.25pt;height:26.0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" filled="f" strokecolor="#ed7d31 [3205]" strokeweight="1pt">
                <v:stroke joinstyle="miter"/>
              </v:oval>
            </w:pict>
          </mc:Fallback>
        </mc:AlternateContent>
      </w:r>
      <w:r>
        <w:rPr>
          <w:rFonts w:eastAsiaTheme="minorHAnsi"/>
          <w:noProof/>
        </w:rPr>
        <w:drawing>
          <wp:inline distT="0" distB="0" distL="0" distR="0" wp14:anchorId="741B1025" wp14:editId="53A443FB">
            <wp:extent cx="5400040" cy="1049020"/>
            <wp:effectExtent l="0" t="0" r="0" b="5080"/>
            <wp:docPr id="18" name="Picture 1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application&#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1049020"/>
                    </a:xfrm>
                    <a:prstGeom prst="rect">
                      <a:avLst/>
                    </a:prstGeom>
                  </pic:spPr>
                </pic:pic>
              </a:graphicData>
            </a:graphic>
          </wp:inline>
        </w:drawing>
      </w:r>
    </w:p>
    <w:p w14:paraId="4DFF606C" w14:textId="5922E494" w:rsidR="0034595B" w:rsidRDefault="0034595B" w:rsidP="00F70041">
      <w:pPr>
        <w:pStyle w:val="ListParagraph"/>
        <w:ind w:leftChars="0" w:left="420"/>
        <w:jc w:val="left"/>
        <w:rPr>
          <w:rFonts w:eastAsiaTheme="minorHAnsi"/>
        </w:rPr>
      </w:pPr>
    </w:p>
    <w:p w14:paraId="2AA7D756" w14:textId="01DCB9F2" w:rsidR="0034595B" w:rsidRDefault="0034595B" w:rsidP="00F70041">
      <w:pPr>
        <w:pStyle w:val="ListParagraph"/>
        <w:ind w:leftChars="0" w:left="420"/>
        <w:jc w:val="left"/>
        <w:rPr>
          <w:rFonts w:eastAsiaTheme="minorHAnsi"/>
        </w:rPr>
      </w:pPr>
      <w:r>
        <w:rPr>
          <w:rFonts w:eastAsiaTheme="minorHAnsi"/>
        </w:rPr>
        <w:br w:type="page"/>
      </w:r>
    </w:p>
    <w:p w14:paraId="0BD62D84" w14:textId="77777777" w:rsidR="0034595B" w:rsidRDefault="0034595B" w:rsidP="00F70041">
      <w:pPr>
        <w:pStyle w:val="ListParagraph"/>
        <w:ind w:leftChars="0" w:left="420"/>
        <w:jc w:val="left"/>
        <w:rPr>
          <w:rFonts w:eastAsiaTheme="minorHAnsi"/>
        </w:rPr>
      </w:pPr>
    </w:p>
    <w:p w14:paraId="246C8C0D" w14:textId="65572386" w:rsidR="0034595B" w:rsidRDefault="0034595B" w:rsidP="0034595B">
      <w:pPr>
        <w:jc w:val="center"/>
        <w:rPr>
          <w:rFonts w:asciiTheme="majorHAnsi" w:eastAsiaTheme="majorHAnsi" w:hAnsiTheme="majorHAnsi"/>
        </w:rPr>
      </w:pPr>
      <w:r>
        <w:rPr>
          <w:rFonts w:asciiTheme="majorHAnsi" w:eastAsiaTheme="majorHAnsi" w:hAnsiTheme="majorHAnsi" w:hint="eastAsia"/>
        </w:rPr>
        <w:t>❷</w:t>
      </w:r>
      <w:r w:rsidR="00085590">
        <w:rPr>
          <w:rFonts w:asciiTheme="majorHAnsi" w:eastAsiaTheme="majorHAnsi" w:hAnsiTheme="majorHAnsi"/>
        </w:rPr>
        <w:t>P</w:t>
      </w:r>
      <w:r w:rsidR="00085590" w:rsidRPr="00085590">
        <w:rPr>
          <w:rFonts w:asciiTheme="majorHAnsi" w:eastAsiaTheme="majorHAnsi" w:hAnsiTheme="majorHAnsi"/>
        </w:rPr>
        <w:t>rocedure when performing calculations with the new electron density distribution</w:t>
      </w:r>
    </w:p>
    <w:p w14:paraId="16CFE7CD" w14:textId="77777777" w:rsidR="00085590" w:rsidRDefault="00085590" w:rsidP="00085590">
      <w:pPr>
        <w:pStyle w:val="ListParagraph"/>
        <w:numPr>
          <w:ilvl w:val="0"/>
          <w:numId w:val="3"/>
        </w:numPr>
        <w:ind w:leftChars="0"/>
        <w:jc w:val="left"/>
        <w:rPr>
          <w:rFonts w:eastAsiaTheme="minorHAnsi"/>
        </w:rPr>
      </w:pPr>
      <w:r>
        <w:rPr>
          <w:rFonts w:eastAsiaTheme="minorHAnsi"/>
        </w:rPr>
        <w:t>C</w:t>
      </w:r>
      <w:r w:rsidRPr="00085590">
        <w:rPr>
          <w:rFonts w:eastAsiaTheme="minorHAnsi"/>
        </w:rPr>
        <w:t>hange the density parameter</w:t>
      </w:r>
      <w:r>
        <w:rPr>
          <w:rFonts w:eastAsiaTheme="minorHAnsi"/>
        </w:rPr>
        <w:t xml:space="preserve"> of </w:t>
      </w:r>
      <w:r w:rsidRPr="00085590">
        <w:rPr>
          <w:rFonts w:eastAsiaTheme="minorHAnsi" w:hint="eastAsia"/>
        </w:rPr>
        <w:t>/</w:t>
      </w:r>
      <w:r w:rsidRPr="00085590">
        <w:rPr>
          <w:rFonts w:eastAsiaTheme="minorHAnsi"/>
        </w:rPr>
        <w:t>Users/yasudarikuto/research/icymoon_raytracing/raytrace.tohoku/src/rtc/model/test_plasma_model.cpp</w:t>
      </w:r>
    </w:p>
    <w:p w14:paraId="43DAE06D" w14:textId="3A66DA42" w:rsidR="00D009C4" w:rsidRPr="00085590" w:rsidRDefault="00085590" w:rsidP="00085590">
      <w:pPr>
        <w:pStyle w:val="ListParagraph"/>
        <w:ind w:leftChars="0" w:left="720"/>
        <w:jc w:val="left"/>
        <w:rPr>
          <w:rFonts w:eastAsiaTheme="minorHAnsi"/>
        </w:rPr>
      </w:pPr>
      <w:r w:rsidRPr="00085590">
        <w:rPr>
          <w:rFonts w:eastAsiaTheme="minorHAnsi"/>
        </w:rPr>
        <w:t>Below picture is for the Europa hydrostatic equilibrium model with a surface density of 400(/cc) and a scale height of 600 km.</w:t>
      </w:r>
    </w:p>
    <w:p w14:paraId="6CD96F6D" w14:textId="77777777" w:rsidR="00D009C4" w:rsidRPr="00D009C4" w:rsidRDefault="00D009C4" w:rsidP="00D009C4">
      <w:pPr>
        <w:widowControl/>
        <w:shd w:val="clear" w:color="auto" w:fill="1E1E1E"/>
        <w:spacing w:line="270" w:lineRule="atLeast"/>
        <w:jc w:val="left"/>
        <w:rPr>
          <w:rFonts w:ascii="Menlo" w:eastAsia="Times New Roman" w:hAnsi="Menlo" w:cs="Menlo"/>
          <w:color w:val="D4D4D4"/>
          <w:kern w:val="0"/>
          <w:sz w:val="18"/>
          <w:szCs w:val="18"/>
          <w:lang w:val="en-JP"/>
        </w:rPr>
      </w:pPr>
      <w:r w:rsidRPr="00D009C4">
        <w:rPr>
          <w:rFonts w:ascii="Menlo" w:eastAsia="Times New Roman" w:hAnsi="Menlo" w:cs="Menlo"/>
          <w:color w:val="569CD6"/>
          <w:kern w:val="0"/>
          <w:sz w:val="18"/>
          <w:szCs w:val="18"/>
          <w:lang w:val="en-JP"/>
        </w:rPr>
        <w:t>double</w:t>
      </w:r>
      <w:r w:rsidRPr="00D009C4">
        <w:rPr>
          <w:rFonts w:ascii="Menlo" w:eastAsia="Times New Roman" w:hAnsi="Menlo" w:cs="Menlo"/>
          <w:color w:val="D4D4D4"/>
          <w:kern w:val="0"/>
          <w:sz w:val="18"/>
          <w:szCs w:val="18"/>
          <w:lang w:val="en-JP"/>
        </w:rPr>
        <w:t xml:space="preserve"> </w:t>
      </w:r>
      <w:r w:rsidRPr="00D009C4">
        <w:rPr>
          <w:rFonts w:ascii="Menlo" w:eastAsia="Times New Roman" w:hAnsi="Menlo" w:cs="Menlo"/>
          <w:color w:val="4EC9B0"/>
          <w:kern w:val="0"/>
          <w:sz w:val="18"/>
          <w:szCs w:val="18"/>
          <w:lang w:val="en-JP"/>
        </w:rPr>
        <w:t>plasma</w:t>
      </w:r>
      <w:r w:rsidRPr="00D009C4">
        <w:rPr>
          <w:rFonts w:ascii="Menlo" w:eastAsia="Times New Roman" w:hAnsi="Menlo" w:cs="Menlo"/>
          <w:color w:val="D4D4D4"/>
          <w:kern w:val="0"/>
          <w:sz w:val="18"/>
          <w:szCs w:val="18"/>
          <w:lang w:val="en-JP"/>
        </w:rPr>
        <w:t>::</w:t>
      </w:r>
      <w:r w:rsidRPr="00D009C4">
        <w:rPr>
          <w:rFonts w:ascii="Menlo" w:eastAsia="Times New Roman" w:hAnsi="Menlo" w:cs="Menlo"/>
          <w:color w:val="4EC9B0"/>
          <w:kern w:val="0"/>
          <w:sz w:val="18"/>
          <w:szCs w:val="18"/>
          <w:lang w:val="en-JP"/>
        </w:rPr>
        <w:t>europa_nonplume</w:t>
      </w:r>
      <w:r w:rsidRPr="00D009C4">
        <w:rPr>
          <w:rFonts w:ascii="Menlo" w:eastAsia="Times New Roman" w:hAnsi="Menlo" w:cs="Menlo"/>
          <w:color w:val="D4D4D4"/>
          <w:kern w:val="0"/>
          <w:sz w:val="18"/>
          <w:szCs w:val="18"/>
          <w:lang w:val="en-JP"/>
        </w:rPr>
        <w:t>::</w:t>
      </w:r>
      <w:r w:rsidRPr="00D009C4">
        <w:rPr>
          <w:rFonts w:ascii="Menlo" w:eastAsia="Times New Roman" w:hAnsi="Menlo" w:cs="Menlo"/>
          <w:color w:val="DCDCAA"/>
          <w:kern w:val="0"/>
          <w:sz w:val="18"/>
          <w:szCs w:val="18"/>
          <w:lang w:val="en-JP"/>
        </w:rPr>
        <w:t>getDensity</w:t>
      </w:r>
      <w:r w:rsidRPr="00D009C4">
        <w:rPr>
          <w:rFonts w:ascii="Menlo" w:eastAsia="Times New Roman" w:hAnsi="Menlo" w:cs="Menlo"/>
          <w:color w:val="D4D4D4"/>
          <w:kern w:val="0"/>
          <w:sz w:val="18"/>
          <w:szCs w:val="18"/>
          <w:lang w:val="en-JP"/>
        </w:rPr>
        <w:t>(</w:t>
      </w:r>
      <w:r w:rsidRPr="00D009C4">
        <w:rPr>
          <w:rFonts w:ascii="Menlo" w:eastAsia="Times New Roman" w:hAnsi="Menlo" w:cs="Menlo"/>
          <w:color w:val="569CD6"/>
          <w:kern w:val="0"/>
          <w:sz w:val="18"/>
          <w:szCs w:val="18"/>
          <w:lang w:val="en-JP"/>
        </w:rPr>
        <w:t>const</w:t>
      </w:r>
      <w:r w:rsidRPr="00D009C4">
        <w:rPr>
          <w:rFonts w:ascii="Menlo" w:eastAsia="Times New Roman" w:hAnsi="Menlo" w:cs="Menlo"/>
          <w:color w:val="D4D4D4"/>
          <w:kern w:val="0"/>
          <w:sz w:val="18"/>
          <w:szCs w:val="18"/>
          <w:lang w:val="en-JP"/>
        </w:rPr>
        <w:t xml:space="preserve"> </w:t>
      </w:r>
      <w:r w:rsidRPr="00D009C4">
        <w:rPr>
          <w:rFonts w:ascii="Menlo" w:eastAsia="Times New Roman" w:hAnsi="Menlo" w:cs="Menlo"/>
          <w:color w:val="4EC9B0"/>
          <w:kern w:val="0"/>
          <w:sz w:val="18"/>
          <w:szCs w:val="18"/>
          <w:lang w:val="en-JP"/>
        </w:rPr>
        <w:t>vector</w:t>
      </w:r>
      <w:r w:rsidRPr="00D009C4">
        <w:rPr>
          <w:rFonts w:ascii="Menlo" w:eastAsia="Times New Roman" w:hAnsi="Menlo" w:cs="Menlo"/>
          <w:color w:val="D4D4D4"/>
          <w:kern w:val="0"/>
          <w:sz w:val="18"/>
          <w:szCs w:val="18"/>
          <w:lang w:val="en-JP"/>
        </w:rPr>
        <w:t xml:space="preserve"> </w:t>
      </w:r>
      <w:r w:rsidRPr="00D009C4">
        <w:rPr>
          <w:rFonts w:ascii="Menlo" w:eastAsia="Times New Roman" w:hAnsi="Menlo" w:cs="Menlo"/>
          <w:color w:val="569CD6"/>
          <w:kern w:val="0"/>
          <w:sz w:val="18"/>
          <w:szCs w:val="18"/>
          <w:lang w:val="en-JP"/>
        </w:rPr>
        <w:t>&amp;</w:t>
      </w:r>
      <w:r w:rsidRPr="00D009C4">
        <w:rPr>
          <w:rFonts w:ascii="Menlo" w:eastAsia="Times New Roman" w:hAnsi="Menlo" w:cs="Menlo"/>
          <w:color w:val="9CDCFE"/>
          <w:kern w:val="0"/>
          <w:sz w:val="18"/>
          <w:szCs w:val="18"/>
          <w:lang w:val="en-JP"/>
        </w:rPr>
        <w:t>point</w:t>
      </w:r>
      <w:r w:rsidRPr="00D009C4">
        <w:rPr>
          <w:rFonts w:ascii="Menlo" w:eastAsia="Times New Roman" w:hAnsi="Menlo" w:cs="Menlo"/>
          <w:color w:val="D4D4D4"/>
          <w:kern w:val="0"/>
          <w:sz w:val="18"/>
          <w:szCs w:val="18"/>
          <w:lang w:val="en-JP"/>
        </w:rPr>
        <w:t xml:space="preserve">) </w:t>
      </w:r>
      <w:r w:rsidRPr="00D009C4">
        <w:rPr>
          <w:rFonts w:ascii="Menlo" w:eastAsia="Times New Roman" w:hAnsi="Menlo" w:cs="Menlo"/>
          <w:color w:val="569CD6"/>
          <w:kern w:val="0"/>
          <w:sz w:val="18"/>
          <w:szCs w:val="18"/>
          <w:lang w:val="en-JP"/>
        </w:rPr>
        <w:t>const</w:t>
      </w:r>
      <w:r w:rsidRPr="00D009C4">
        <w:rPr>
          <w:rFonts w:ascii="Menlo" w:eastAsia="Times New Roman" w:hAnsi="Menlo" w:cs="Menlo"/>
          <w:color w:val="6A9955"/>
          <w:kern w:val="0"/>
          <w:sz w:val="18"/>
          <w:szCs w:val="18"/>
          <w:lang w:val="en-JP"/>
        </w:rPr>
        <w:t xml:space="preserve"> ///////////////</w:t>
      </w:r>
      <w:r w:rsidRPr="00D009C4">
        <w:rPr>
          <w:rFonts w:ascii="MS Mincho" w:eastAsia="MS Mincho" w:hAnsi="MS Mincho" w:cs="MS Mincho" w:hint="eastAsia"/>
          <w:color w:val="6A9955"/>
          <w:kern w:val="0"/>
          <w:sz w:val="18"/>
          <w:szCs w:val="18"/>
          <w:lang w:val="en-JP"/>
        </w:rPr>
        <w:t>新しいプラズマモデル（</w:t>
      </w:r>
      <w:proofErr w:type="gramStart"/>
      <w:r w:rsidRPr="00D009C4">
        <w:rPr>
          <w:rFonts w:ascii="Menlo" w:eastAsia="Times New Roman" w:hAnsi="Menlo" w:cs="Menlo"/>
          <w:color w:val="6A9955"/>
          <w:kern w:val="0"/>
          <w:sz w:val="18"/>
          <w:szCs w:val="18"/>
          <w:lang w:val="en-JP"/>
        </w:rPr>
        <w:t>z</w:t>
      </w:r>
      <w:proofErr w:type="gramEnd"/>
      <w:r w:rsidRPr="00D009C4">
        <w:rPr>
          <w:rFonts w:ascii="MS Mincho" w:eastAsia="MS Mincho" w:hAnsi="MS Mincho" w:cs="MS Mincho" w:hint="eastAsia"/>
          <w:color w:val="6A9955"/>
          <w:kern w:val="0"/>
          <w:sz w:val="18"/>
          <w:szCs w:val="18"/>
          <w:lang w:val="en-JP"/>
        </w:rPr>
        <w:t>軸方向に</w:t>
      </w:r>
      <w:r w:rsidRPr="00D009C4">
        <w:rPr>
          <w:rFonts w:ascii="Menlo" w:eastAsia="Times New Roman" w:hAnsi="Menlo" w:cs="Menlo"/>
          <w:color w:val="6A9955"/>
          <w:kern w:val="0"/>
          <w:sz w:val="18"/>
          <w:szCs w:val="18"/>
          <w:lang w:val="en-JP"/>
        </w:rPr>
        <w:t>exp</w:t>
      </w:r>
      <w:r w:rsidRPr="00D009C4">
        <w:rPr>
          <w:rFonts w:ascii="MS Mincho" w:eastAsia="MS Mincho" w:hAnsi="MS Mincho" w:cs="MS Mincho" w:hint="eastAsia"/>
          <w:color w:val="6A9955"/>
          <w:kern w:val="0"/>
          <w:sz w:val="18"/>
          <w:szCs w:val="18"/>
          <w:lang w:val="en-JP"/>
        </w:rPr>
        <w:t>で減少</w:t>
      </w:r>
      <w:r w:rsidRPr="00D009C4">
        <w:rPr>
          <w:rFonts w:ascii="MS Mincho" w:eastAsia="MS Mincho" w:hAnsi="MS Mincho" w:cs="MS Mincho"/>
          <w:color w:val="6A9955"/>
          <w:kern w:val="0"/>
          <w:sz w:val="18"/>
          <w:szCs w:val="18"/>
          <w:lang w:val="en-JP"/>
        </w:rPr>
        <w:t>）</w:t>
      </w:r>
    </w:p>
    <w:p w14:paraId="6C9488A7" w14:textId="77777777" w:rsidR="00D009C4" w:rsidRPr="00D009C4" w:rsidRDefault="00D009C4" w:rsidP="00D009C4">
      <w:pPr>
        <w:widowControl/>
        <w:shd w:val="clear" w:color="auto" w:fill="1E1E1E"/>
        <w:spacing w:line="270" w:lineRule="atLeast"/>
        <w:jc w:val="left"/>
        <w:rPr>
          <w:rFonts w:ascii="Menlo" w:eastAsia="Times New Roman" w:hAnsi="Menlo" w:cs="Menlo"/>
          <w:color w:val="D4D4D4"/>
          <w:kern w:val="0"/>
          <w:sz w:val="18"/>
          <w:szCs w:val="18"/>
          <w:lang w:val="en-JP"/>
        </w:rPr>
      </w:pPr>
      <w:r w:rsidRPr="00D009C4">
        <w:rPr>
          <w:rFonts w:ascii="Menlo" w:eastAsia="Times New Roman" w:hAnsi="Menlo" w:cs="Menlo"/>
          <w:color w:val="D4D4D4"/>
          <w:kern w:val="0"/>
          <w:sz w:val="18"/>
          <w:szCs w:val="18"/>
          <w:lang w:val="en-JP"/>
        </w:rPr>
        <w:t>{</w:t>
      </w:r>
    </w:p>
    <w:p w14:paraId="194B69C7" w14:textId="77777777" w:rsidR="00D009C4" w:rsidRPr="00D009C4" w:rsidRDefault="00D009C4" w:rsidP="00D009C4">
      <w:pPr>
        <w:widowControl/>
        <w:shd w:val="clear" w:color="auto" w:fill="1E1E1E"/>
        <w:spacing w:line="270" w:lineRule="atLeast"/>
        <w:jc w:val="left"/>
        <w:rPr>
          <w:rFonts w:ascii="Menlo" w:eastAsia="Times New Roman" w:hAnsi="Menlo" w:cs="Menlo"/>
          <w:color w:val="D4D4D4"/>
          <w:kern w:val="0"/>
          <w:sz w:val="18"/>
          <w:szCs w:val="18"/>
          <w:lang w:val="en-JP"/>
        </w:rPr>
      </w:pPr>
      <w:r w:rsidRPr="00D009C4">
        <w:rPr>
          <w:rFonts w:ascii="Menlo" w:eastAsia="Times New Roman" w:hAnsi="Menlo" w:cs="Menlo"/>
          <w:color w:val="D4D4D4"/>
          <w:kern w:val="0"/>
          <w:sz w:val="18"/>
          <w:szCs w:val="18"/>
          <w:lang w:val="en-JP"/>
        </w:rPr>
        <w:t xml:space="preserve">    </w:t>
      </w:r>
      <w:r w:rsidRPr="00D009C4">
        <w:rPr>
          <w:rFonts w:ascii="Menlo" w:eastAsia="Times New Roman" w:hAnsi="Menlo" w:cs="Menlo"/>
          <w:color w:val="569CD6"/>
          <w:kern w:val="0"/>
          <w:sz w:val="18"/>
          <w:szCs w:val="18"/>
          <w:lang w:val="en-JP"/>
        </w:rPr>
        <w:t>const</w:t>
      </w:r>
      <w:r w:rsidRPr="00D009C4">
        <w:rPr>
          <w:rFonts w:ascii="Menlo" w:eastAsia="Times New Roman" w:hAnsi="Menlo" w:cs="Menlo"/>
          <w:color w:val="D4D4D4"/>
          <w:kern w:val="0"/>
          <w:sz w:val="18"/>
          <w:szCs w:val="18"/>
          <w:lang w:val="en-JP"/>
        </w:rPr>
        <w:t xml:space="preserve"> </w:t>
      </w:r>
      <w:r w:rsidRPr="00D009C4">
        <w:rPr>
          <w:rFonts w:ascii="Menlo" w:eastAsia="Times New Roman" w:hAnsi="Menlo" w:cs="Menlo"/>
          <w:color w:val="569CD6"/>
          <w:kern w:val="0"/>
          <w:sz w:val="18"/>
          <w:szCs w:val="18"/>
          <w:lang w:val="en-JP"/>
        </w:rPr>
        <w:t>double</w:t>
      </w:r>
    </w:p>
    <w:p w14:paraId="7D25BB8D" w14:textId="77777777" w:rsidR="00D009C4" w:rsidRPr="00D009C4" w:rsidRDefault="00D009C4" w:rsidP="00D009C4">
      <w:pPr>
        <w:widowControl/>
        <w:shd w:val="clear" w:color="auto" w:fill="1E1E1E"/>
        <w:spacing w:line="270" w:lineRule="atLeast"/>
        <w:jc w:val="left"/>
        <w:rPr>
          <w:rFonts w:ascii="Menlo" w:eastAsia="Times New Roman" w:hAnsi="Menlo" w:cs="Menlo"/>
          <w:color w:val="D4D4D4"/>
          <w:kern w:val="0"/>
          <w:sz w:val="18"/>
          <w:szCs w:val="18"/>
          <w:lang w:val="en-JP"/>
        </w:rPr>
      </w:pPr>
      <w:r w:rsidRPr="00D009C4">
        <w:rPr>
          <w:rFonts w:ascii="Menlo" w:eastAsia="Times New Roman" w:hAnsi="Menlo" w:cs="Menlo"/>
          <w:color w:val="D4D4D4"/>
          <w:kern w:val="0"/>
          <w:sz w:val="18"/>
          <w:szCs w:val="18"/>
          <w:lang w:val="en-JP"/>
        </w:rPr>
        <w:t xml:space="preserve">        </w:t>
      </w:r>
      <w:r w:rsidRPr="00D009C4">
        <w:rPr>
          <w:rFonts w:ascii="Menlo" w:eastAsia="Times New Roman" w:hAnsi="Menlo" w:cs="Menlo"/>
          <w:color w:val="9CDCFE"/>
          <w:kern w:val="0"/>
          <w:sz w:val="18"/>
          <w:szCs w:val="18"/>
          <w:lang w:val="en-JP"/>
        </w:rPr>
        <w:t>r</w:t>
      </w:r>
      <w:r w:rsidRPr="00D009C4">
        <w:rPr>
          <w:rFonts w:ascii="Menlo" w:eastAsia="Times New Roman" w:hAnsi="Menlo" w:cs="Menlo"/>
          <w:color w:val="D4D4D4"/>
          <w:kern w:val="0"/>
          <w:sz w:val="18"/>
          <w:szCs w:val="18"/>
          <w:lang w:val="en-JP"/>
        </w:rPr>
        <w:t xml:space="preserve"> = </w:t>
      </w:r>
      <w:r w:rsidRPr="00D009C4">
        <w:rPr>
          <w:rFonts w:ascii="Menlo" w:eastAsia="Times New Roman" w:hAnsi="Menlo" w:cs="Menlo"/>
          <w:color w:val="4EC9B0"/>
          <w:kern w:val="0"/>
          <w:sz w:val="18"/>
          <w:szCs w:val="18"/>
          <w:lang w:val="en-JP"/>
        </w:rPr>
        <w:t>std</w:t>
      </w:r>
      <w:r w:rsidRPr="00D009C4">
        <w:rPr>
          <w:rFonts w:ascii="Menlo" w:eastAsia="Times New Roman" w:hAnsi="Menlo" w:cs="Menlo"/>
          <w:color w:val="D4D4D4"/>
          <w:kern w:val="0"/>
          <w:sz w:val="18"/>
          <w:szCs w:val="18"/>
          <w:lang w:val="en-JP"/>
        </w:rPr>
        <w:t>::</w:t>
      </w:r>
      <w:r w:rsidRPr="00D009C4">
        <w:rPr>
          <w:rFonts w:ascii="Menlo" w:eastAsia="Times New Roman" w:hAnsi="Menlo" w:cs="Menlo"/>
          <w:color w:val="DCDCAA"/>
          <w:kern w:val="0"/>
          <w:sz w:val="18"/>
          <w:szCs w:val="18"/>
          <w:lang w:val="en-JP"/>
        </w:rPr>
        <w:t>sqrt</w:t>
      </w:r>
      <w:r w:rsidRPr="00D009C4">
        <w:rPr>
          <w:rFonts w:ascii="Menlo" w:eastAsia="Times New Roman" w:hAnsi="Menlo" w:cs="Menlo"/>
          <w:color w:val="D4D4D4"/>
          <w:kern w:val="0"/>
          <w:sz w:val="18"/>
          <w:szCs w:val="18"/>
          <w:lang w:val="en-JP"/>
        </w:rPr>
        <w:t>((</w:t>
      </w:r>
      <w:r w:rsidRPr="00D009C4">
        <w:rPr>
          <w:rFonts w:ascii="Menlo" w:eastAsia="Times New Roman" w:hAnsi="Menlo" w:cs="Menlo"/>
          <w:color w:val="DCDCAA"/>
          <w:kern w:val="0"/>
          <w:sz w:val="18"/>
          <w:szCs w:val="18"/>
          <w:lang w:val="en-JP"/>
        </w:rPr>
        <w:t>pow</w:t>
      </w:r>
      <w:r w:rsidRPr="00D009C4">
        <w:rPr>
          <w:rFonts w:ascii="Menlo" w:eastAsia="Times New Roman" w:hAnsi="Menlo" w:cs="Menlo"/>
          <w:color w:val="D4D4D4"/>
          <w:kern w:val="0"/>
          <w:sz w:val="18"/>
          <w:szCs w:val="18"/>
          <w:lang w:val="en-JP"/>
        </w:rPr>
        <w:t>(</w:t>
      </w:r>
      <w:r w:rsidRPr="00D009C4">
        <w:rPr>
          <w:rFonts w:ascii="Menlo" w:eastAsia="Times New Roman" w:hAnsi="Menlo" w:cs="Menlo"/>
          <w:color w:val="9CDCFE"/>
          <w:kern w:val="0"/>
          <w:sz w:val="18"/>
          <w:szCs w:val="18"/>
          <w:lang w:val="en-JP"/>
        </w:rPr>
        <w:t>point</w:t>
      </w:r>
      <w:r w:rsidRPr="00D009C4">
        <w:rPr>
          <w:rFonts w:ascii="Menlo" w:eastAsia="Times New Roman" w:hAnsi="Menlo" w:cs="Menlo"/>
          <w:color w:val="D4D4D4"/>
          <w:kern w:val="0"/>
          <w:sz w:val="18"/>
          <w:szCs w:val="18"/>
          <w:lang w:val="en-JP"/>
        </w:rPr>
        <w:t>(</w:t>
      </w:r>
      <w:r w:rsidRPr="00D009C4">
        <w:rPr>
          <w:rFonts w:ascii="Menlo" w:eastAsia="Times New Roman" w:hAnsi="Menlo" w:cs="Menlo"/>
          <w:color w:val="B5CEA8"/>
          <w:kern w:val="0"/>
          <w:sz w:val="18"/>
          <w:szCs w:val="18"/>
          <w:lang w:val="en-JP"/>
        </w:rPr>
        <w:t>0</w:t>
      </w:r>
      <w:r w:rsidRPr="00D009C4">
        <w:rPr>
          <w:rFonts w:ascii="Menlo" w:eastAsia="Times New Roman" w:hAnsi="Menlo" w:cs="Menlo"/>
          <w:color w:val="D4D4D4"/>
          <w:kern w:val="0"/>
          <w:sz w:val="18"/>
          <w:szCs w:val="18"/>
          <w:lang w:val="en-JP"/>
        </w:rPr>
        <w:t xml:space="preserve">), </w:t>
      </w:r>
      <w:r w:rsidRPr="00D009C4">
        <w:rPr>
          <w:rFonts w:ascii="Menlo" w:eastAsia="Times New Roman" w:hAnsi="Menlo" w:cs="Menlo"/>
          <w:color w:val="B5CEA8"/>
          <w:kern w:val="0"/>
          <w:sz w:val="18"/>
          <w:szCs w:val="18"/>
          <w:lang w:val="en-JP"/>
        </w:rPr>
        <w:t>2.0</w:t>
      </w:r>
      <w:r w:rsidRPr="00D009C4">
        <w:rPr>
          <w:rFonts w:ascii="Menlo" w:eastAsia="Times New Roman" w:hAnsi="Menlo" w:cs="Menlo"/>
          <w:color w:val="D4D4D4"/>
          <w:kern w:val="0"/>
          <w:sz w:val="18"/>
          <w:szCs w:val="18"/>
          <w:lang w:val="en-JP"/>
        </w:rPr>
        <w:t>)) + (</w:t>
      </w:r>
      <w:r w:rsidRPr="00D009C4">
        <w:rPr>
          <w:rFonts w:ascii="Menlo" w:eastAsia="Times New Roman" w:hAnsi="Menlo" w:cs="Menlo"/>
          <w:color w:val="DCDCAA"/>
          <w:kern w:val="0"/>
          <w:sz w:val="18"/>
          <w:szCs w:val="18"/>
          <w:lang w:val="en-JP"/>
        </w:rPr>
        <w:t>pow</w:t>
      </w:r>
      <w:r w:rsidRPr="00D009C4">
        <w:rPr>
          <w:rFonts w:ascii="Menlo" w:eastAsia="Times New Roman" w:hAnsi="Menlo" w:cs="Menlo"/>
          <w:color w:val="D4D4D4"/>
          <w:kern w:val="0"/>
          <w:sz w:val="18"/>
          <w:szCs w:val="18"/>
          <w:lang w:val="en-JP"/>
        </w:rPr>
        <w:t>(</w:t>
      </w:r>
      <w:r w:rsidRPr="00D009C4">
        <w:rPr>
          <w:rFonts w:ascii="Menlo" w:eastAsia="Times New Roman" w:hAnsi="Menlo" w:cs="Menlo"/>
          <w:color w:val="9CDCFE"/>
          <w:kern w:val="0"/>
          <w:sz w:val="18"/>
          <w:szCs w:val="18"/>
          <w:lang w:val="en-JP"/>
        </w:rPr>
        <w:t>point</w:t>
      </w:r>
      <w:r w:rsidRPr="00D009C4">
        <w:rPr>
          <w:rFonts w:ascii="Menlo" w:eastAsia="Times New Roman" w:hAnsi="Menlo" w:cs="Menlo"/>
          <w:color w:val="D4D4D4"/>
          <w:kern w:val="0"/>
          <w:sz w:val="18"/>
          <w:szCs w:val="18"/>
          <w:lang w:val="en-JP"/>
        </w:rPr>
        <w:t>(</w:t>
      </w:r>
      <w:r w:rsidRPr="00D009C4">
        <w:rPr>
          <w:rFonts w:ascii="Menlo" w:eastAsia="Times New Roman" w:hAnsi="Menlo" w:cs="Menlo"/>
          <w:color w:val="B5CEA8"/>
          <w:kern w:val="0"/>
          <w:sz w:val="18"/>
          <w:szCs w:val="18"/>
          <w:lang w:val="en-JP"/>
        </w:rPr>
        <w:t>1</w:t>
      </w:r>
      <w:r w:rsidRPr="00D009C4">
        <w:rPr>
          <w:rFonts w:ascii="Menlo" w:eastAsia="Times New Roman" w:hAnsi="Menlo" w:cs="Menlo"/>
          <w:color w:val="D4D4D4"/>
          <w:kern w:val="0"/>
          <w:sz w:val="18"/>
          <w:szCs w:val="18"/>
          <w:lang w:val="en-JP"/>
        </w:rPr>
        <w:t xml:space="preserve">), </w:t>
      </w:r>
      <w:r w:rsidRPr="00D009C4">
        <w:rPr>
          <w:rFonts w:ascii="Menlo" w:eastAsia="Times New Roman" w:hAnsi="Menlo" w:cs="Menlo"/>
          <w:color w:val="B5CEA8"/>
          <w:kern w:val="0"/>
          <w:sz w:val="18"/>
          <w:szCs w:val="18"/>
          <w:lang w:val="en-JP"/>
        </w:rPr>
        <w:t>2.0</w:t>
      </w:r>
      <w:r w:rsidRPr="00D009C4">
        <w:rPr>
          <w:rFonts w:ascii="Menlo" w:eastAsia="Times New Roman" w:hAnsi="Menlo" w:cs="Menlo"/>
          <w:color w:val="D4D4D4"/>
          <w:kern w:val="0"/>
          <w:sz w:val="18"/>
          <w:szCs w:val="18"/>
          <w:lang w:val="en-JP"/>
        </w:rPr>
        <w:t>)) + (</w:t>
      </w:r>
      <w:r w:rsidRPr="00D009C4">
        <w:rPr>
          <w:rFonts w:ascii="Menlo" w:eastAsia="Times New Roman" w:hAnsi="Menlo" w:cs="Menlo"/>
          <w:color w:val="DCDCAA"/>
          <w:kern w:val="0"/>
          <w:sz w:val="18"/>
          <w:szCs w:val="18"/>
          <w:lang w:val="en-JP"/>
        </w:rPr>
        <w:t>pow</w:t>
      </w:r>
      <w:r w:rsidRPr="00D009C4">
        <w:rPr>
          <w:rFonts w:ascii="Menlo" w:eastAsia="Times New Roman" w:hAnsi="Menlo" w:cs="Menlo"/>
          <w:color w:val="D4D4D4"/>
          <w:kern w:val="0"/>
          <w:sz w:val="18"/>
          <w:szCs w:val="18"/>
          <w:lang w:val="en-JP"/>
        </w:rPr>
        <w:t>(</w:t>
      </w:r>
      <w:r w:rsidRPr="00D009C4">
        <w:rPr>
          <w:rFonts w:ascii="Menlo" w:eastAsia="Times New Roman" w:hAnsi="Menlo" w:cs="Menlo"/>
          <w:color w:val="9CDCFE"/>
          <w:kern w:val="0"/>
          <w:sz w:val="18"/>
          <w:szCs w:val="18"/>
          <w:lang w:val="en-JP"/>
        </w:rPr>
        <w:t>point</w:t>
      </w:r>
      <w:r w:rsidRPr="00D009C4">
        <w:rPr>
          <w:rFonts w:ascii="Menlo" w:eastAsia="Times New Roman" w:hAnsi="Menlo" w:cs="Menlo"/>
          <w:color w:val="D4D4D4"/>
          <w:kern w:val="0"/>
          <w:sz w:val="18"/>
          <w:szCs w:val="18"/>
          <w:lang w:val="en-JP"/>
        </w:rPr>
        <w:t>(</w:t>
      </w:r>
      <w:r w:rsidRPr="00D009C4">
        <w:rPr>
          <w:rFonts w:ascii="Menlo" w:eastAsia="Times New Roman" w:hAnsi="Menlo" w:cs="Menlo"/>
          <w:color w:val="B5CEA8"/>
          <w:kern w:val="0"/>
          <w:sz w:val="18"/>
          <w:szCs w:val="18"/>
          <w:lang w:val="en-JP"/>
        </w:rPr>
        <w:t>2</w:t>
      </w:r>
      <w:r w:rsidRPr="00D009C4">
        <w:rPr>
          <w:rFonts w:ascii="Menlo" w:eastAsia="Times New Roman" w:hAnsi="Menlo" w:cs="Menlo"/>
          <w:color w:val="D4D4D4"/>
          <w:kern w:val="0"/>
          <w:sz w:val="18"/>
          <w:szCs w:val="18"/>
          <w:lang w:val="en-JP"/>
        </w:rPr>
        <w:t xml:space="preserve">) + </w:t>
      </w:r>
      <w:r w:rsidRPr="00D009C4">
        <w:rPr>
          <w:rFonts w:ascii="Menlo" w:eastAsia="Times New Roman" w:hAnsi="Menlo" w:cs="Menlo"/>
          <w:color w:val="B5CEA8"/>
          <w:kern w:val="0"/>
          <w:sz w:val="18"/>
          <w:szCs w:val="18"/>
          <w:lang w:val="en-JP"/>
        </w:rPr>
        <w:t>1.601e6</w:t>
      </w:r>
      <w:r w:rsidRPr="00D009C4">
        <w:rPr>
          <w:rFonts w:ascii="Menlo" w:eastAsia="Times New Roman" w:hAnsi="Menlo" w:cs="Menlo"/>
          <w:color w:val="D4D4D4"/>
          <w:kern w:val="0"/>
          <w:sz w:val="18"/>
          <w:szCs w:val="18"/>
          <w:lang w:val="en-JP"/>
        </w:rPr>
        <w:t xml:space="preserve">, </w:t>
      </w:r>
      <w:r w:rsidRPr="00D009C4">
        <w:rPr>
          <w:rFonts w:ascii="Menlo" w:eastAsia="Times New Roman" w:hAnsi="Menlo" w:cs="Menlo"/>
          <w:color w:val="B5CEA8"/>
          <w:kern w:val="0"/>
          <w:sz w:val="18"/>
          <w:szCs w:val="18"/>
          <w:lang w:val="en-JP"/>
        </w:rPr>
        <w:t>2.0</w:t>
      </w:r>
      <w:r w:rsidRPr="00D009C4">
        <w:rPr>
          <w:rFonts w:ascii="Menlo" w:eastAsia="Times New Roman" w:hAnsi="Menlo" w:cs="Menlo"/>
          <w:color w:val="D4D4D4"/>
          <w:kern w:val="0"/>
          <w:sz w:val="18"/>
          <w:szCs w:val="18"/>
          <w:lang w:val="en-JP"/>
        </w:rPr>
        <w:t>)));</w:t>
      </w:r>
    </w:p>
    <w:p w14:paraId="2B98FC45" w14:textId="77777777" w:rsidR="00D009C4" w:rsidRPr="00D009C4" w:rsidRDefault="00D009C4" w:rsidP="00D009C4">
      <w:pPr>
        <w:widowControl/>
        <w:shd w:val="clear" w:color="auto" w:fill="1E1E1E"/>
        <w:spacing w:line="270" w:lineRule="atLeast"/>
        <w:jc w:val="left"/>
        <w:rPr>
          <w:rFonts w:ascii="Menlo" w:eastAsia="Times New Roman" w:hAnsi="Menlo" w:cs="Menlo"/>
          <w:color w:val="D4D4D4"/>
          <w:kern w:val="0"/>
          <w:sz w:val="18"/>
          <w:szCs w:val="18"/>
          <w:lang w:val="en-JP"/>
        </w:rPr>
      </w:pPr>
      <w:r w:rsidRPr="00D009C4">
        <w:rPr>
          <w:rFonts w:ascii="Menlo" w:eastAsia="Times New Roman" w:hAnsi="Menlo" w:cs="Menlo"/>
          <w:color w:val="D4D4D4"/>
          <w:kern w:val="0"/>
          <w:sz w:val="18"/>
          <w:szCs w:val="18"/>
          <w:lang w:val="en-JP"/>
        </w:rPr>
        <w:t xml:space="preserve">    </w:t>
      </w:r>
      <w:r w:rsidRPr="00D009C4">
        <w:rPr>
          <w:rFonts w:ascii="Menlo" w:eastAsia="Times New Roman" w:hAnsi="Menlo" w:cs="Menlo"/>
          <w:color w:val="569CD6"/>
          <w:kern w:val="0"/>
          <w:sz w:val="18"/>
          <w:szCs w:val="18"/>
          <w:lang w:val="en-JP"/>
        </w:rPr>
        <w:t>const</w:t>
      </w:r>
      <w:r w:rsidRPr="00D009C4">
        <w:rPr>
          <w:rFonts w:ascii="Menlo" w:eastAsia="Times New Roman" w:hAnsi="Menlo" w:cs="Menlo"/>
          <w:color w:val="D4D4D4"/>
          <w:kern w:val="0"/>
          <w:sz w:val="18"/>
          <w:szCs w:val="18"/>
          <w:lang w:val="en-JP"/>
        </w:rPr>
        <w:t xml:space="preserve"> </w:t>
      </w:r>
      <w:r w:rsidRPr="00D009C4">
        <w:rPr>
          <w:rFonts w:ascii="Menlo" w:eastAsia="Times New Roman" w:hAnsi="Menlo" w:cs="Menlo"/>
          <w:color w:val="569CD6"/>
          <w:kern w:val="0"/>
          <w:sz w:val="18"/>
          <w:szCs w:val="18"/>
          <w:lang w:val="en-JP"/>
        </w:rPr>
        <w:t>double</w:t>
      </w:r>
    </w:p>
    <w:p w14:paraId="2712BA36" w14:textId="77777777" w:rsidR="00D009C4" w:rsidRPr="00D009C4" w:rsidRDefault="00D009C4" w:rsidP="00D009C4">
      <w:pPr>
        <w:widowControl/>
        <w:shd w:val="clear" w:color="auto" w:fill="1E1E1E"/>
        <w:spacing w:line="270" w:lineRule="atLeast"/>
        <w:jc w:val="left"/>
        <w:rPr>
          <w:rFonts w:ascii="Menlo" w:eastAsia="Times New Roman" w:hAnsi="Menlo" w:cs="Menlo"/>
          <w:color w:val="D4D4D4"/>
          <w:kern w:val="0"/>
          <w:sz w:val="18"/>
          <w:szCs w:val="18"/>
          <w:lang w:val="en-JP"/>
        </w:rPr>
      </w:pPr>
      <w:r w:rsidRPr="00D009C4">
        <w:rPr>
          <w:rFonts w:ascii="Menlo" w:eastAsia="Times New Roman" w:hAnsi="Menlo" w:cs="Menlo"/>
          <w:color w:val="D4D4D4"/>
          <w:kern w:val="0"/>
          <w:sz w:val="18"/>
          <w:szCs w:val="18"/>
          <w:lang w:val="en-JP"/>
        </w:rPr>
        <w:t xml:space="preserve">        </w:t>
      </w:r>
      <w:r w:rsidRPr="00D009C4">
        <w:rPr>
          <w:rFonts w:ascii="Menlo" w:eastAsia="Times New Roman" w:hAnsi="Menlo" w:cs="Menlo"/>
          <w:color w:val="9CDCFE"/>
          <w:kern w:val="0"/>
          <w:sz w:val="18"/>
          <w:szCs w:val="18"/>
          <w:lang w:val="en-JP"/>
        </w:rPr>
        <w:t>rxy</w:t>
      </w:r>
      <w:r w:rsidRPr="00D009C4">
        <w:rPr>
          <w:rFonts w:ascii="Menlo" w:eastAsia="Times New Roman" w:hAnsi="Menlo" w:cs="Menlo"/>
          <w:color w:val="D4D4D4"/>
          <w:kern w:val="0"/>
          <w:sz w:val="18"/>
          <w:szCs w:val="18"/>
          <w:lang w:val="en-JP"/>
        </w:rPr>
        <w:t xml:space="preserve"> = </w:t>
      </w:r>
      <w:r w:rsidRPr="00D009C4">
        <w:rPr>
          <w:rFonts w:ascii="Menlo" w:eastAsia="Times New Roman" w:hAnsi="Menlo" w:cs="Menlo"/>
          <w:color w:val="4EC9B0"/>
          <w:kern w:val="0"/>
          <w:sz w:val="18"/>
          <w:szCs w:val="18"/>
          <w:lang w:val="en-JP"/>
        </w:rPr>
        <w:t>std</w:t>
      </w:r>
      <w:r w:rsidRPr="00D009C4">
        <w:rPr>
          <w:rFonts w:ascii="Menlo" w:eastAsia="Times New Roman" w:hAnsi="Menlo" w:cs="Menlo"/>
          <w:color w:val="D4D4D4"/>
          <w:kern w:val="0"/>
          <w:sz w:val="18"/>
          <w:szCs w:val="18"/>
          <w:lang w:val="en-JP"/>
        </w:rPr>
        <w:t>::</w:t>
      </w:r>
      <w:r w:rsidRPr="00D009C4">
        <w:rPr>
          <w:rFonts w:ascii="Menlo" w:eastAsia="Times New Roman" w:hAnsi="Menlo" w:cs="Menlo"/>
          <w:color w:val="DCDCAA"/>
          <w:kern w:val="0"/>
          <w:sz w:val="18"/>
          <w:szCs w:val="18"/>
          <w:lang w:val="en-JP"/>
        </w:rPr>
        <w:t>sqrt</w:t>
      </w:r>
      <w:r w:rsidRPr="00D009C4">
        <w:rPr>
          <w:rFonts w:ascii="Menlo" w:eastAsia="Times New Roman" w:hAnsi="Menlo" w:cs="Menlo"/>
          <w:color w:val="D4D4D4"/>
          <w:kern w:val="0"/>
          <w:sz w:val="18"/>
          <w:szCs w:val="18"/>
          <w:lang w:val="en-JP"/>
        </w:rPr>
        <w:t>((</w:t>
      </w:r>
      <w:r w:rsidRPr="00D009C4">
        <w:rPr>
          <w:rFonts w:ascii="Menlo" w:eastAsia="Times New Roman" w:hAnsi="Menlo" w:cs="Menlo"/>
          <w:color w:val="DCDCAA"/>
          <w:kern w:val="0"/>
          <w:sz w:val="18"/>
          <w:szCs w:val="18"/>
          <w:lang w:val="en-JP"/>
        </w:rPr>
        <w:t>pow</w:t>
      </w:r>
      <w:r w:rsidRPr="00D009C4">
        <w:rPr>
          <w:rFonts w:ascii="Menlo" w:eastAsia="Times New Roman" w:hAnsi="Menlo" w:cs="Menlo"/>
          <w:color w:val="D4D4D4"/>
          <w:kern w:val="0"/>
          <w:sz w:val="18"/>
          <w:szCs w:val="18"/>
          <w:lang w:val="en-JP"/>
        </w:rPr>
        <w:t>(</w:t>
      </w:r>
      <w:r w:rsidRPr="00D009C4">
        <w:rPr>
          <w:rFonts w:ascii="Menlo" w:eastAsia="Times New Roman" w:hAnsi="Menlo" w:cs="Menlo"/>
          <w:color w:val="9CDCFE"/>
          <w:kern w:val="0"/>
          <w:sz w:val="18"/>
          <w:szCs w:val="18"/>
          <w:lang w:val="en-JP"/>
        </w:rPr>
        <w:t>point</w:t>
      </w:r>
      <w:r w:rsidRPr="00D009C4">
        <w:rPr>
          <w:rFonts w:ascii="Menlo" w:eastAsia="Times New Roman" w:hAnsi="Menlo" w:cs="Menlo"/>
          <w:color w:val="D4D4D4"/>
          <w:kern w:val="0"/>
          <w:sz w:val="18"/>
          <w:szCs w:val="18"/>
          <w:lang w:val="en-JP"/>
        </w:rPr>
        <w:t>(</w:t>
      </w:r>
      <w:r w:rsidRPr="00D009C4">
        <w:rPr>
          <w:rFonts w:ascii="Menlo" w:eastAsia="Times New Roman" w:hAnsi="Menlo" w:cs="Menlo"/>
          <w:color w:val="B5CEA8"/>
          <w:kern w:val="0"/>
          <w:sz w:val="18"/>
          <w:szCs w:val="18"/>
          <w:lang w:val="en-JP"/>
        </w:rPr>
        <w:t>0</w:t>
      </w:r>
      <w:r w:rsidRPr="00D009C4">
        <w:rPr>
          <w:rFonts w:ascii="Menlo" w:eastAsia="Times New Roman" w:hAnsi="Menlo" w:cs="Menlo"/>
          <w:color w:val="D4D4D4"/>
          <w:kern w:val="0"/>
          <w:sz w:val="18"/>
          <w:szCs w:val="18"/>
          <w:lang w:val="en-JP"/>
        </w:rPr>
        <w:t xml:space="preserve">), </w:t>
      </w:r>
      <w:r w:rsidRPr="00D009C4">
        <w:rPr>
          <w:rFonts w:ascii="Menlo" w:eastAsia="Times New Roman" w:hAnsi="Menlo" w:cs="Menlo"/>
          <w:color w:val="B5CEA8"/>
          <w:kern w:val="0"/>
          <w:sz w:val="18"/>
          <w:szCs w:val="18"/>
          <w:lang w:val="en-JP"/>
        </w:rPr>
        <w:t>2.0</w:t>
      </w:r>
      <w:r w:rsidRPr="00D009C4">
        <w:rPr>
          <w:rFonts w:ascii="Menlo" w:eastAsia="Times New Roman" w:hAnsi="Menlo" w:cs="Menlo"/>
          <w:color w:val="D4D4D4"/>
          <w:kern w:val="0"/>
          <w:sz w:val="18"/>
          <w:szCs w:val="18"/>
          <w:lang w:val="en-JP"/>
        </w:rPr>
        <w:t>)) + (</w:t>
      </w:r>
      <w:r w:rsidRPr="00D009C4">
        <w:rPr>
          <w:rFonts w:ascii="Menlo" w:eastAsia="Times New Roman" w:hAnsi="Menlo" w:cs="Menlo"/>
          <w:color w:val="DCDCAA"/>
          <w:kern w:val="0"/>
          <w:sz w:val="18"/>
          <w:szCs w:val="18"/>
          <w:lang w:val="en-JP"/>
        </w:rPr>
        <w:t>pow</w:t>
      </w:r>
      <w:r w:rsidRPr="00D009C4">
        <w:rPr>
          <w:rFonts w:ascii="Menlo" w:eastAsia="Times New Roman" w:hAnsi="Menlo" w:cs="Menlo"/>
          <w:color w:val="D4D4D4"/>
          <w:kern w:val="0"/>
          <w:sz w:val="18"/>
          <w:szCs w:val="18"/>
          <w:lang w:val="en-JP"/>
        </w:rPr>
        <w:t>(</w:t>
      </w:r>
      <w:r w:rsidRPr="00D009C4">
        <w:rPr>
          <w:rFonts w:ascii="Menlo" w:eastAsia="Times New Roman" w:hAnsi="Menlo" w:cs="Menlo"/>
          <w:color w:val="9CDCFE"/>
          <w:kern w:val="0"/>
          <w:sz w:val="18"/>
          <w:szCs w:val="18"/>
          <w:lang w:val="en-JP"/>
        </w:rPr>
        <w:t>point</w:t>
      </w:r>
      <w:r w:rsidRPr="00D009C4">
        <w:rPr>
          <w:rFonts w:ascii="Menlo" w:eastAsia="Times New Roman" w:hAnsi="Menlo" w:cs="Menlo"/>
          <w:color w:val="D4D4D4"/>
          <w:kern w:val="0"/>
          <w:sz w:val="18"/>
          <w:szCs w:val="18"/>
          <w:lang w:val="en-JP"/>
        </w:rPr>
        <w:t>(</w:t>
      </w:r>
      <w:r w:rsidRPr="00D009C4">
        <w:rPr>
          <w:rFonts w:ascii="Menlo" w:eastAsia="Times New Roman" w:hAnsi="Menlo" w:cs="Menlo"/>
          <w:color w:val="B5CEA8"/>
          <w:kern w:val="0"/>
          <w:sz w:val="18"/>
          <w:szCs w:val="18"/>
          <w:lang w:val="en-JP"/>
        </w:rPr>
        <w:t>1</w:t>
      </w:r>
      <w:r w:rsidRPr="00D009C4">
        <w:rPr>
          <w:rFonts w:ascii="Menlo" w:eastAsia="Times New Roman" w:hAnsi="Menlo" w:cs="Menlo"/>
          <w:color w:val="D4D4D4"/>
          <w:kern w:val="0"/>
          <w:sz w:val="18"/>
          <w:szCs w:val="18"/>
          <w:lang w:val="en-JP"/>
        </w:rPr>
        <w:t xml:space="preserve">), </w:t>
      </w:r>
      <w:r w:rsidRPr="00D009C4">
        <w:rPr>
          <w:rFonts w:ascii="Menlo" w:eastAsia="Times New Roman" w:hAnsi="Menlo" w:cs="Menlo"/>
          <w:color w:val="B5CEA8"/>
          <w:kern w:val="0"/>
          <w:sz w:val="18"/>
          <w:szCs w:val="18"/>
          <w:lang w:val="en-JP"/>
        </w:rPr>
        <w:t>2.0</w:t>
      </w:r>
      <w:r w:rsidRPr="00D009C4">
        <w:rPr>
          <w:rFonts w:ascii="Menlo" w:eastAsia="Times New Roman" w:hAnsi="Menlo" w:cs="Menlo"/>
          <w:color w:val="D4D4D4"/>
          <w:kern w:val="0"/>
          <w:sz w:val="18"/>
          <w:szCs w:val="18"/>
          <w:lang w:val="en-JP"/>
        </w:rPr>
        <w:t>)));</w:t>
      </w:r>
    </w:p>
    <w:p w14:paraId="147E669D" w14:textId="77777777" w:rsidR="00D009C4" w:rsidRPr="00D009C4" w:rsidRDefault="00D009C4" w:rsidP="00D009C4">
      <w:pPr>
        <w:widowControl/>
        <w:shd w:val="clear" w:color="auto" w:fill="1E1E1E"/>
        <w:spacing w:line="270" w:lineRule="atLeast"/>
        <w:jc w:val="left"/>
        <w:rPr>
          <w:rFonts w:ascii="Menlo" w:eastAsia="Times New Roman" w:hAnsi="Menlo" w:cs="Menlo"/>
          <w:color w:val="D4D4D4"/>
          <w:kern w:val="0"/>
          <w:sz w:val="18"/>
          <w:szCs w:val="18"/>
          <w:lang w:val="en-JP"/>
        </w:rPr>
      </w:pPr>
      <w:r w:rsidRPr="00D009C4">
        <w:rPr>
          <w:rFonts w:ascii="Menlo" w:eastAsia="Times New Roman" w:hAnsi="Menlo" w:cs="Menlo"/>
          <w:color w:val="D4D4D4"/>
          <w:kern w:val="0"/>
          <w:sz w:val="18"/>
          <w:szCs w:val="18"/>
          <w:lang w:val="en-JP"/>
        </w:rPr>
        <w:t xml:space="preserve">    </w:t>
      </w:r>
      <w:r w:rsidRPr="00D009C4">
        <w:rPr>
          <w:rFonts w:ascii="Menlo" w:eastAsia="Times New Roman" w:hAnsi="Menlo" w:cs="Menlo"/>
          <w:color w:val="569CD6"/>
          <w:kern w:val="0"/>
          <w:sz w:val="18"/>
          <w:szCs w:val="18"/>
          <w:lang w:val="en-JP"/>
        </w:rPr>
        <w:t>const</w:t>
      </w:r>
      <w:r w:rsidRPr="00D009C4">
        <w:rPr>
          <w:rFonts w:ascii="Menlo" w:eastAsia="Times New Roman" w:hAnsi="Menlo" w:cs="Menlo"/>
          <w:color w:val="D4D4D4"/>
          <w:kern w:val="0"/>
          <w:sz w:val="18"/>
          <w:szCs w:val="18"/>
          <w:lang w:val="en-JP"/>
        </w:rPr>
        <w:t xml:space="preserve"> </w:t>
      </w:r>
      <w:r w:rsidRPr="00D009C4">
        <w:rPr>
          <w:rFonts w:ascii="Menlo" w:eastAsia="Times New Roman" w:hAnsi="Menlo" w:cs="Menlo"/>
          <w:color w:val="569CD6"/>
          <w:kern w:val="0"/>
          <w:sz w:val="18"/>
          <w:szCs w:val="18"/>
          <w:lang w:val="en-JP"/>
        </w:rPr>
        <w:t>double</w:t>
      </w:r>
    </w:p>
    <w:p w14:paraId="503342F7" w14:textId="77777777" w:rsidR="00D009C4" w:rsidRPr="00D009C4" w:rsidRDefault="00D009C4" w:rsidP="00D009C4">
      <w:pPr>
        <w:widowControl/>
        <w:shd w:val="clear" w:color="auto" w:fill="1E1E1E"/>
        <w:spacing w:line="270" w:lineRule="atLeast"/>
        <w:jc w:val="left"/>
        <w:rPr>
          <w:rFonts w:ascii="Menlo" w:eastAsia="Times New Roman" w:hAnsi="Menlo" w:cs="Menlo"/>
          <w:color w:val="D4D4D4"/>
          <w:kern w:val="0"/>
          <w:sz w:val="18"/>
          <w:szCs w:val="18"/>
          <w:lang w:val="en-JP"/>
        </w:rPr>
      </w:pPr>
      <w:r w:rsidRPr="00D009C4">
        <w:rPr>
          <w:rFonts w:ascii="Menlo" w:eastAsia="Times New Roman" w:hAnsi="Menlo" w:cs="Menlo"/>
          <w:color w:val="D4D4D4"/>
          <w:kern w:val="0"/>
          <w:sz w:val="18"/>
          <w:szCs w:val="18"/>
          <w:lang w:val="en-JP"/>
        </w:rPr>
        <w:t xml:space="preserve">        </w:t>
      </w:r>
      <w:r w:rsidRPr="00D009C4">
        <w:rPr>
          <w:rFonts w:ascii="Menlo" w:eastAsia="Times New Roman" w:hAnsi="Menlo" w:cs="Menlo"/>
          <w:color w:val="9CDCFE"/>
          <w:kern w:val="0"/>
          <w:sz w:val="18"/>
          <w:szCs w:val="18"/>
          <w:lang w:val="en-JP"/>
        </w:rPr>
        <w:t>t</w:t>
      </w:r>
      <w:r w:rsidRPr="00D009C4">
        <w:rPr>
          <w:rFonts w:ascii="Menlo" w:eastAsia="Times New Roman" w:hAnsi="Menlo" w:cs="Menlo"/>
          <w:color w:val="D4D4D4"/>
          <w:kern w:val="0"/>
          <w:sz w:val="18"/>
          <w:szCs w:val="18"/>
          <w:lang w:val="en-JP"/>
        </w:rPr>
        <w:t xml:space="preserve"> = </w:t>
      </w:r>
      <w:r w:rsidRPr="00D009C4">
        <w:rPr>
          <w:rFonts w:ascii="Menlo" w:eastAsia="Times New Roman" w:hAnsi="Menlo" w:cs="Menlo"/>
          <w:color w:val="4EC9B0"/>
          <w:kern w:val="0"/>
          <w:sz w:val="18"/>
          <w:szCs w:val="18"/>
          <w:lang w:val="en-JP"/>
        </w:rPr>
        <w:t>std</w:t>
      </w:r>
      <w:r w:rsidRPr="00D009C4">
        <w:rPr>
          <w:rFonts w:ascii="Menlo" w:eastAsia="Times New Roman" w:hAnsi="Menlo" w:cs="Menlo"/>
          <w:color w:val="D4D4D4"/>
          <w:kern w:val="0"/>
          <w:sz w:val="18"/>
          <w:szCs w:val="18"/>
          <w:lang w:val="en-JP"/>
        </w:rPr>
        <w:t>::</w:t>
      </w:r>
      <w:r w:rsidRPr="00D009C4">
        <w:rPr>
          <w:rFonts w:ascii="Menlo" w:eastAsia="Times New Roman" w:hAnsi="Menlo" w:cs="Menlo"/>
          <w:color w:val="DCDCAA"/>
          <w:kern w:val="0"/>
          <w:sz w:val="18"/>
          <w:szCs w:val="18"/>
          <w:lang w:val="en-JP"/>
        </w:rPr>
        <w:t>fabs</w:t>
      </w:r>
      <w:r w:rsidRPr="00D009C4">
        <w:rPr>
          <w:rFonts w:ascii="Menlo" w:eastAsia="Times New Roman" w:hAnsi="Menlo" w:cs="Menlo"/>
          <w:color w:val="D4D4D4"/>
          <w:kern w:val="0"/>
          <w:sz w:val="18"/>
          <w:szCs w:val="18"/>
          <w:lang w:val="en-JP"/>
        </w:rPr>
        <w:t>(</w:t>
      </w:r>
      <w:r w:rsidRPr="00D009C4">
        <w:rPr>
          <w:rFonts w:ascii="Menlo" w:eastAsia="Times New Roman" w:hAnsi="Menlo" w:cs="Menlo"/>
          <w:color w:val="B5CEA8"/>
          <w:kern w:val="0"/>
          <w:sz w:val="18"/>
          <w:szCs w:val="18"/>
          <w:lang w:val="en-JP"/>
        </w:rPr>
        <w:t>4e8</w:t>
      </w:r>
      <w:r w:rsidRPr="00D009C4">
        <w:rPr>
          <w:rFonts w:ascii="Menlo" w:eastAsia="Times New Roman" w:hAnsi="Menlo" w:cs="Menlo"/>
          <w:color w:val="D4D4D4"/>
          <w:kern w:val="0"/>
          <w:sz w:val="18"/>
          <w:szCs w:val="18"/>
          <w:lang w:val="en-JP"/>
        </w:rPr>
        <w:t xml:space="preserve"> * </w:t>
      </w:r>
      <w:r w:rsidRPr="00D009C4">
        <w:rPr>
          <w:rFonts w:ascii="Menlo" w:eastAsia="Times New Roman" w:hAnsi="Menlo" w:cs="Menlo"/>
          <w:color w:val="DCDCAA"/>
          <w:kern w:val="0"/>
          <w:sz w:val="18"/>
          <w:szCs w:val="18"/>
          <w:lang w:val="en-JP"/>
        </w:rPr>
        <w:t>exp</w:t>
      </w:r>
      <w:r w:rsidRPr="00D009C4">
        <w:rPr>
          <w:rFonts w:ascii="Menlo" w:eastAsia="Times New Roman" w:hAnsi="Menlo" w:cs="Menlo"/>
          <w:color w:val="D4D4D4"/>
          <w:kern w:val="0"/>
          <w:sz w:val="18"/>
          <w:szCs w:val="18"/>
          <w:lang w:val="en-JP"/>
        </w:rPr>
        <w:t>(-(</w:t>
      </w:r>
      <w:r w:rsidRPr="00D009C4">
        <w:rPr>
          <w:rFonts w:ascii="Menlo" w:eastAsia="Times New Roman" w:hAnsi="Menlo" w:cs="Menlo"/>
          <w:color w:val="9CDCFE"/>
          <w:kern w:val="0"/>
          <w:sz w:val="18"/>
          <w:szCs w:val="18"/>
          <w:lang w:val="en-JP"/>
        </w:rPr>
        <w:t>r</w:t>
      </w:r>
      <w:r w:rsidRPr="00D009C4">
        <w:rPr>
          <w:rFonts w:ascii="Menlo" w:eastAsia="Times New Roman" w:hAnsi="Menlo" w:cs="Menlo"/>
          <w:color w:val="D4D4D4"/>
          <w:kern w:val="0"/>
          <w:sz w:val="18"/>
          <w:szCs w:val="18"/>
          <w:lang w:val="en-JP"/>
        </w:rPr>
        <w:t xml:space="preserve"> - </w:t>
      </w:r>
      <w:r w:rsidRPr="00D009C4">
        <w:rPr>
          <w:rFonts w:ascii="Menlo" w:eastAsia="Times New Roman" w:hAnsi="Menlo" w:cs="Menlo"/>
          <w:color w:val="B5CEA8"/>
          <w:kern w:val="0"/>
          <w:sz w:val="18"/>
          <w:szCs w:val="18"/>
          <w:lang w:val="en-JP"/>
        </w:rPr>
        <w:t>1.601e6</w:t>
      </w:r>
      <w:r w:rsidRPr="00D009C4">
        <w:rPr>
          <w:rFonts w:ascii="Menlo" w:eastAsia="Times New Roman" w:hAnsi="Menlo" w:cs="Menlo"/>
          <w:color w:val="D4D4D4"/>
          <w:kern w:val="0"/>
          <w:sz w:val="18"/>
          <w:szCs w:val="18"/>
          <w:lang w:val="en-JP"/>
        </w:rPr>
        <w:t xml:space="preserve">) / </w:t>
      </w:r>
      <w:r w:rsidRPr="00D009C4">
        <w:rPr>
          <w:rFonts w:ascii="Menlo" w:eastAsia="Times New Roman" w:hAnsi="Menlo" w:cs="Menlo"/>
          <w:color w:val="B5CEA8"/>
          <w:kern w:val="0"/>
          <w:sz w:val="18"/>
          <w:szCs w:val="18"/>
          <w:lang w:val="en-JP"/>
        </w:rPr>
        <w:t>6e5</w:t>
      </w:r>
      <w:r w:rsidRPr="00D009C4">
        <w:rPr>
          <w:rFonts w:ascii="Menlo" w:eastAsia="Times New Roman" w:hAnsi="Menlo" w:cs="Menlo"/>
          <w:color w:val="D4D4D4"/>
          <w:kern w:val="0"/>
          <w:sz w:val="18"/>
          <w:szCs w:val="18"/>
          <w:lang w:val="en-JP"/>
        </w:rPr>
        <w:t>));</w:t>
      </w:r>
      <w:r w:rsidRPr="00D009C4">
        <w:rPr>
          <w:rFonts w:ascii="Menlo" w:eastAsia="Times New Roman" w:hAnsi="Menlo" w:cs="Menlo"/>
          <w:color w:val="6A9955"/>
          <w:kern w:val="0"/>
          <w:sz w:val="18"/>
          <w:szCs w:val="18"/>
          <w:lang w:val="en-JP"/>
        </w:rPr>
        <w:t xml:space="preserve"> //////////////</w:t>
      </w:r>
      <w:r w:rsidRPr="00D009C4">
        <w:rPr>
          <w:rFonts w:ascii="MS Mincho" w:eastAsia="MS Mincho" w:hAnsi="MS Mincho" w:cs="MS Mincho" w:hint="eastAsia"/>
          <w:color w:val="6A9955"/>
          <w:kern w:val="0"/>
          <w:sz w:val="18"/>
          <w:szCs w:val="18"/>
          <w:lang w:val="en-JP"/>
        </w:rPr>
        <w:t>エウロパ静水圧平行モデル</w:t>
      </w:r>
      <w:r w:rsidRPr="00D009C4">
        <w:rPr>
          <w:rFonts w:ascii="Menlo" w:eastAsia="Times New Roman" w:hAnsi="Menlo" w:cs="Menlo"/>
          <w:color w:val="6A9955"/>
          <w:kern w:val="0"/>
          <w:sz w:val="18"/>
          <w:szCs w:val="18"/>
          <w:lang w:val="en-JP"/>
        </w:rPr>
        <w:t xml:space="preserve"> </w:t>
      </w:r>
      <w:r w:rsidRPr="00D009C4">
        <w:rPr>
          <w:rFonts w:ascii="MS Mincho" w:eastAsia="MS Mincho" w:hAnsi="MS Mincho" w:cs="MS Mincho" w:hint="eastAsia"/>
          <w:color w:val="6A9955"/>
          <w:kern w:val="0"/>
          <w:sz w:val="18"/>
          <w:szCs w:val="18"/>
          <w:lang w:val="en-JP"/>
        </w:rPr>
        <w:t>地表面で</w:t>
      </w:r>
      <w:r w:rsidRPr="00D009C4">
        <w:rPr>
          <w:rFonts w:ascii="Menlo" w:eastAsia="Times New Roman" w:hAnsi="Menlo" w:cs="Menlo"/>
          <w:color w:val="6A9955"/>
          <w:kern w:val="0"/>
          <w:sz w:val="18"/>
          <w:szCs w:val="18"/>
          <w:lang w:val="en-JP"/>
        </w:rPr>
        <w:t xml:space="preserve">4.0*10^2(/cc) </w:t>
      </w:r>
      <w:r w:rsidRPr="00D009C4">
        <w:rPr>
          <w:rFonts w:ascii="MS Mincho" w:eastAsia="MS Mincho" w:hAnsi="MS Mincho" w:cs="MS Mincho" w:hint="eastAsia"/>
          <w:color w:val="6A9955"/>
          <w:kern w:val="0"/>
          <w:sz w:val="18"/>
          <w:szCs w:val="18"/>
          <w:lang w:val="en-JP"/>
        </w:rPr>
        <w:t>スケールハイト</w:t>
      </w:r>
      <w:r w:rsidRPr="00D009C4">
        <w:rPr>
          <w:rFonts w:ascii="Menlo" w:eastAsia="Times New Roman" w:hAnsi="Menlo" w:cs="Menlo"/>
          <w:color w:val="6A9955"/>
          <w:kern w:val="0"/>
          <w:sz w:val="18"/>
          <w:szCs w:val="18"/>
          <w:lang w:val="en-JP"/>
        </w:rPr>
        <w:t>600km</w:t>
      </w:r>
    </w:p>
    <w:p w14:paraId="599CE4D5" w14:textId="77777777" w:rsidR="00D009C4" w:rsidRPr="00D009C4" w:rsidRDefault="00D009C4" w:rsidP="00D009C4">
      <w:pPr>
        <w:widowControl/>
        <w:shd w:val="clear" w:color="auto" w:fill="1E1E1E"/>
        <w:spacing w:line="270" w:lineRule="atLeast"/>
        <w:jc w:val="left"/>
        <w:rPr>
          <w:rFonts w:ascii="Menlo" w:eastAsia="Times New Roman" w:hAnsi="Menlo" w:cs="Menlo"/>
          <w:color w:val="D4D4D4"/>
          <w:kern w:val="0"/>
          <w:sz w:val="18"/>
          <w:szCs w:val="18"/>
          <w:lang w:val="en-JP"/>
        </w:rPr>
      </w:pPr>
      <w:r w:rsidRPr="00D009C4">
        <w:rPr>
          <w:rFonts w:ascii="Menlo" w:eastAsia="Times New Roman" w:hAnsi="Menlo" w:cs="Menlo"/>
          <w:color w:val="D4D4D4"/>
          <w:kern w:val="0"/>
          <w:sz w:val="18"/>
          <w:szCs w:val="18"/>
          <w:lang w:val="en-JP"/>
        </w:rPr>
        <w:t xml:space="preserve">    ;</w:t>
      </w:r>
    </w:p>
    <w:p w14:paraId="730396D1" w14:textId="77777777" w:rsidR="00D009C4" w:rsidRPr="00D009C4" w:rsidRDefault="00D009C4" w:rsidP="00D009C4">
      <w:pPr>
        <w:widowControl/>
        <w:shd w:val="clear" w:color="auto" w:fill="1E1E1E"/>
        <w:spacing w:line="270" w:lineRule="atLeast"/>
        <w:jc w:val="left"/>
        <w:rPr>
          <w:rFonts w:ascii="Menlo" w:eastAsia="Times New Roman" w:hAnsi="Menlo" w:cs="Menlo"/>
          <w:color w:val="D4D4D4"/>
          <w:kern w:val="0"/>
          <w:sz w:val="18"/>
          <w:szCs w:val="18"/>
          <w:lang w:val="en-JP"/>
        </w:rPr>
      </w:pPr>
    </w:p>
    <w:p w14:paraId="6BBDCF27" w14:textId="77777777" w:rsidR="00D009C4" w:rsidRPr="00D009C4" w:rsidRDefault="00D009C4" w:rsidP="00D009C4">
      <w:pPr>
        <w:widowControl/>
        <w:shd w:val="clear" w:color="auto" w:fill="1E1E1E"/>
        <w:spacing w:line="270" w:lineRule="atLeast"/>
        <w:jc w:val="left"/>
        <w:rPr>
          <w:rFonts w:ascii="Menlo" w:eastAsia="Times New Roman" w:hAnsi="Menlo" w:cs="Menlo"/>
          <w:color w:val="D4D4D4"/>
          <w:kern w:val="0"/>
          <w:sz w:val="18"/>
          <w:szCs w:val="18"/>
          <w:lang w:val="en-JP"/>
        </w:rPr>
      </w:pPr>
      <w:r w:rsidRPr="00D009C4">
        <w:rPr>
          <w:rFonts w:ascii="Menlo" w:eastAsia="Times New Roman" w:hAnsi="Menlo" w:cs="Menlo"/>
          <w:color w:val="D4D4D4"/>
          <w:kern w:val="0"/>
          <w:sz w:val="18"/>
          <w:szCs w:val="18"/>
          <w:lang w:val="en-JP"/>
        </w:rPr>
        <w:t xml:space="preserve">    </w:t>
      </w:r>
      <w:r w:rsidRPr="00D009C4">
        <w:rPr>
          <w:rFonts w:ascii="Menlo" w:eastAsia="Times New Roman" w:hAnsi="Menlo" w:cs="Menlo"/>
          <w:color w:val="C586C0"/>
          <w:kern w:val="0"/>
          <w:sz w:val="18"/>
          <w:szCs w:val="18"/>
          <w:lang w:val="en-JP"/>
        </w:rPr>
        <w:t>return</w:t>
      </w:r>
      <w:r w:rsidRPr="00D009C4">
        <w:rPr>
          <w:rFonts w:ascii="Menlo" w:eastAsia="Times New Roman" w:hAnsi="Menlo" w:cs="Menlo"/>
          <w:color w:val="D4D4D4"/>
          <w:kern w:val="0"/>
          <w:sz w:val="18"/>
          <w:szCs w:val="18"/>
          <w:lang w:val="en-JP"/>
        </w:rPr>
        <w:t xml:space="preserve"> </w:t>
      </w:r>
      <w:r w:rsidRPr="00D009C4">
        <w:rPr>
          <w:rFonts w:ascii="Menlo" w:eastAsia="Times New Roman" w:hAnsi="Menlo" w:cs="Menlo"/>
          <w:color w:val="9CDCFE"/>
          <w:kern w:val="0"/>
          <w:sz w:val="18"/>
          <w:szCs w:val="18"/>
          <w:lang w:val="en-JP"/>
        </w:rPr>
        <w:t>t</w:t>
      </w:r>
      <w:r w:rsidRPr="00D009C4">
        <w:rPr>
          <w:rFonts w:ascii="Menlo" w:eastAsia="Times New Roman" w:hAnsi="Menlo" w:cs="Menlo"/>
          <w:color w:val="D4D4D4"/>
          <w:kern w:val="0"/>
          <w:sz w:val="18"/>
          <w:szCs w:val="18"/>
          <w:lang w:val="en-JP"/>
        </w:rPr>
        <w:t>;</w:t>
      </w:r>
    </w:p>
    <w:p w14:paraId="6BC0F57D" w14:textId="77777777" w:rsidR="00D009C4" w:rsidRPr="00D009C4" w:rsidRDefault="00D009C4" w:rsidP="00D009C4">
      <w:pPr>
        <w:widowControl/>
        <w:shd w:val="clear" w:color="auto" w:fill="1E1E1E"/>
        <w:spacing w:line="270" w:lineRule="atLeast"/>
        <w:jc w:val="left"/>
        <w:rPr>
          <w:rFonts w:ascii="Menlo" w:eastAsia="Times New Roman" w:hAnsi="Menlo" w:cs="Menlo"/>
          <w:color w:val="D4D4D4"/>
          <w:kern w:val="0"/>
          <w:sz w:val="18"/>
          <w:szCs w:val="18"/>
          <w:lang w:val="en-JP"/>
        </w:rPr>
      </w:pPr>
      <w:r w:rsidRPr="00D009C4">
        <w:rPr>
          <w:rFonts w:ascii="Menlo" w:eastAsia="Times New Roman" w:hAnsi="Menlo" w:cs="Menlo"/>
          <w:color w:val="D4D4D4"/>
          <w:kern w:val="0"/>
          <w:sz w:val="18"/>
          <w:szCs w:val="18"/>
          <w:lang w:val="en-JP"/>
        </w:rPr>
        <w:t>}</w:t>
      </w:r>
    </w:p>
    <w:p w14:paraId="153CC1DE" w14:textId="3FE9AE59" w:rsidR="00D009C4" w:rsidRPr="00BC3730" w:rsidRDefault="00EF2379" w:rsidP="00BC3730">
      <w:pPr>
        <w:pStyle w:val="ListParagraph"/>
        <w:numPr>
          <w:ilvl w:val="0"/>
          <w:numId w:val="3"/>
        </w:numPr>
        <w:ind w:leftChars="0"/>
        <w:jc w:val="left"/>
        <w:rPr>
          <w:rFonts w:eastAsiaTheme="minorHAnsi"/>
          <w:lang w:val="en-JP"/>
        </w:rPr>
      </w:pPr>
      <w:r w:rsidRPr="001F3278">
        <w:rPr>
          <w:rFonts w:eastAsiaTheme="minorHAnsi"/>
          <w:lang w:val="en-JP"/>
        </w:rPr>
        <w:t xml:space="preserve"> </w:t>
      </w:r>
      <w:r w:rsidR="0030585A" w:rsidRPr="0030585A">
        <w:rPr>
          <w:rFonts w:eastAsiaTheme="minorHAnsi"/>
          <w:lang w:val="en-JP"/>
        </w:rPr>
        <w:t>Provide the "output file name" of icymoon_raytracing/raytrace.tohoku/src/rtc/testing/mkray3.sh.</w:t>
      </w:r>
      <w:r w:rsidR="0030585A">
        <w:rPr>
          <w:rFonts w:eastAsiaTheme="minorHAnsi"/>
          <w:lang w:val="en-JP"/>
        </w:rPr>
        <w:t xml:space="preserve"> Ex</w:t>
      </w:r>
      <w:r w:rsidR="00BC3730" w:rsidRPr="001F3278">
        <w:rPr>
          <w:rFonts w:eastAsiaTheme="minorHAnsi" w:hint="eastAsia"/>
          <w:lang w:val="en-JP"/>
        </w:rPr>
        <w:t>）</w:t>
      </w:r>
      <w:r w:rsidR="00BC3730" w:rsidRPr="001F3278">
        <w:rPr>
          <w:rFonts w:eastAsiaTheme="minorHAnsi"/>
          <w:lang w:val="en-JP"/>
        </w:rPr>
        <w:t>ray-Peuropa_nonplume_4e2_6e2-Mtest_simple-benchmark-LO-Z-2-FR3.984813988208770752e5</w:t>
      </w:r>
    </w:p>
    <w:p w14:paraId="4B16739D" w14:textId="7E503462" w:rsidR="00EF2379" w:rsidRPr="00E633FB" w:rsidRDefault="00E633FB" w:rsidP="00E633FB">
      <w:pPr>
        <w:pStyle w:val="ListParagraph"/>
        <w:numPr>
          <w:ilvl w:val="0"/>
          <w:numId w:val="3"/>
        </w:numPr>
        <w:ind w:leftChars="0"/>
        <w:jc w:val="left"/>
        <w:rPr>
          <w:rFonts w:eastAsiaTheme="minorHAnsi"/>
          <w:lang w:val="en-JP"/>
        </w:rPr>
      </w:pPr>
      <w:r>
        <w:rPr>
          <w:rFonts w:eastAsiaTheme="minorHAnsi"/>
          <w:lang w:val="en-JP"/>
        </w:rPr>
        <w:t>C</w:t>
      </w:r>
      <w:r w:rsidRPr="00E633FB">
        <w:rPr>
          <w:rFonts w:eastAsiaTheme="minorHAnsi"/>
          <w:lang w:val="en-JP"/>
        </w:rPr>
        <w:t xml:space="preserve">hange the value of the for statement of HIG in icymoon_raytracing/raytrace.tohoku/src/rtc/testing/mkray3.sh. If it is less than or equal to 0, it is 100 every other time, and if it is greater than 0, it is 500,600,1000,1100, etc. +500 +100 repeated. </w:t>
      </w:r>
      <w:r>
        <w:rPr>
          <w:rFonts w:eastAsiaTheme="minorHAnsi"/>
          <w:lang w:val="en-JP"/>
        </w:rPr>
        <w:t>E</w:t>
      </w:r>
      <w:r>
        <w:rPr>
          <w:rFonts w:eastAsiaTheme="minorHAnsi" w:hint="eastAsia"/>
        </w:rPr>
        <w:t>x</w:t>
      </w:r>
      <w:r w:rsidR="00EF2379" w:rsidRPr="00E633FB">
        <w:rPr>
          <w:rFonts w:eastAsiaTheme="minorHAnsi"/>
        </w:rPr>
        <w:t>) for HIG in -300 -200 -100 0 100 500 600 1000 1100 1500 1600 2000 2100 2500 2600</w:t>
      </w:r>
    </w:p>
    <w:p w14:paraId="4E100391" w14:textId="65900383" w:rsidR="00E633FB" w:rsidRDefault="00E633FB" w:rsidP="00EF2379">
      <w:pPr>
        <w:pStyle w:val="ListParagraph"/>
        <w:numPr>
          <w:ilvl w:val="0"/>
          <w:numId w:val="3"/>
        </w:numPr>
        <w:ind w:leftChars="0"/>
        <w:jc w:val="left"/>
        <w:rPr>
          <w:rFonts w:eastAsiaTheme="minorHAnsi"/>
          <w:lang w:val="en-JP"/>
        </w:rPr>
      </w:pPr>
      <w:r>
        <w:rPr>
          <w:rFonts w:eastAsiaTheme="minorHAnsi"/>
          <w:lang w:val="en-JP"/>
        </w:rPr>
        <w:t>C</w:t>
      </w:r>
      <w:r w:rsidRPr="00E633FB">
        <w:rPr>
          <w:rFonts w:eastAsiaTheme="minorHAnsi"/>
          <w:lang w:val="en-JP"/>
        </w:rPr>
        <w:t>ompile with make command in icymoon_raytracing/raytrace.tohoku/src/rtc</w:t>
      </w:r>
      <w:r w:rsidR="00EF2379" w:rsidRPr="00E633FB">
        <w:rPr>
          <w:rFonts w:eastAsiaTheme="minorHAnsi"/>
          <w:lang w:val="en-JP"/>
        </w:rPr>
        <w:t>icymo</w:t>
      </w:r>
      <w:r w:rsidRPr="00E633FB">
        <w:rPr>
          <w:rFonts w:eastAsiaTheme="minorHAnsi"/>
          <w:lang w:val="en-JP"/>
        </w:rPr>
        <w:t xml:space="preserve"> on_raytracing/raytrace.tohoku/src/rtc</w:t>
      </w:r>
    </w:p>
    <w:p w14:paraId="632B1722" w14:textId="5CD53EB5" w:rsidR="00E633FB" w:rsidRDefault="00E633FB" w:rsidP="00E633FB">
      <w:pPr>
        <w:pStyle w:val="ListParagraph"/>
        <w:numPr>
          <w:ilvl w:val="0"/>
          <w:numId w:val="3"/>
        </w:numPr>
        <w:ind w:leftChars="0"/>
        <w:jc w:val="left"/>
        <w:rPr>
          <w:rFonts w:eastAsiaTheme="minorHAnsi"/>
          <w:lang w:val="en-JP"/>
        </w:rPr>
      </w:pPr>
      <w:r>
        <w:rPr>
          <w:rFonts w:eastAsiaTheme="minorHAnsi"/>
          <w:lang w:val="en-JP"/>
        </w:rPr>
        <w:t>C</w:t>
      </w:r>
      <w:r w:rsidRPr="00E633FB">
        <w:rPr>
          <w:rFonts w:eastAsiaTheme="minorHAnsi"/>
          <w:lang w:val="en-JP"/>
        </w:rPr>
        <w:t>ompile with make command in icymoon_raytracing/raytrace.tohoku/src/rtcicymo on_raytracing/raytrace.tohoku/src/rtc</w:t>
      </w:r>
      <w:r>
        <w:rPr>
          <w:rFonts w:eastAsiaTheme="minorHAnsi"/>
        </w:rPr>
        <w:t>/testing</w:t>
      </w:r>
    </w:p>
    <w:p w14:paraId="1B490C1E" w14:textId="267E8CA6" w:rsidR="00E633FB" w:rsidRDefault="00400C78" w:rsidP="00AF49C8">
      <w:pPr>
        <w:pStyle w:val="ListParagraph"/>
        <w:numPr>
          <w:ilvl w:val="0"/>
          <w:numId w:val="3"/>
        </w:numPr>
        <w:ind w:leftChars="0"/>
        <w:jc w:val="left"/>
        <w:rPr>
          <w:rFonts w:eastAsiaTheme="minorHAnsi"/>
          <w:lang w:val="en-JP"/>
        </w:rPr>
      </w:pPr>
      <w:r>
        <w:rPr>
          <w:rFonts w:eastAsiaTheme="minorHAnsi"/>
          <w:lang w:val="en-JP"/>
        </w:rPr>
        <w:t>R</w:t>
      </w:r>
      <w:r w:rsidR="00E633FB" w:rsidRPr="00E633FB">
        <w:rPr>
          <w:rFonts w:eastAsiaTheme="minorHAnsi"/>
          <w:lang w:val="en-JP"/>
        </w:rPr>
        <w:t>un bash mkray3.sh in icymoon_raytracing/raytrace.tohoku/src/rtc/testing</w:t>
      </w:r>
    </w:p>
    <w:p w14:paraId="34172D01" w14:textId="18564685" w:rsidR="00AF49C8" w:rsidRPr="00AF49C8" w:rsidRDefault="00400C78" w:rsidP="00AF49C8">
      <w:pPr>
        <w:pStyle w:val="ListParagraph"/>
        <w:numPr>
          <w:ilvl w:val="0"/>
          <w:numId w:val="3"/>
        </w:numPr>
        <w:ind w:leftChars="0"/>
        <w:jc w:val="left"/>
        <w:rPr>
          <w:rFonts w:eastAsiaTheme="minorHAnsi"/>
          <w:lang w:val="en-JP"/>
        </w:rPr>
      </w:pPr>
      <w:r w:rsidRPr="00400C78">
        <w:rPr>
          <w:rFonts w:eastAsiaTheme="minorHAnsi"/>
          <w:lang w:val="en-JP"/>
        </w:rPr>
        <w:lastRenderedPageBreak/>
        <w:t>After completing the calculation, write the target object, spacecraft name, number of flybys, maximum electron density, scale height, and maximum and minimum values of H I G specified in 3. in tools/python_Jovian_radio_occultation/occultaion_range_calc.py</w:t>
      </w:r>
      <w:r>
        <w:rPr>
          <w:rFonts w:eastAsiaTheme="minorHAnsi"/>
          <w:lang w:val="en-JP"/>
        </w:rPr>
        <w:t xml:space="preserve"> and run.</w:t>
      </w:r>
      <w:r w:rsidRPr="00AF49C8">
        <w:rPr>
          <w:rFonts w:eastAsiaTheme="minorHAnsi"/>
          <w:lang w:val="en-JP"/>
        </w:rPr>
        <w:t xml:space="preserve"> </w:t>
      </w:r>
    </w:p>
    <w:p w14:paraId="0803A890" w14:textId="77777777" w:rsidR="00AF49C8" w:rsidRPr="00AF49C8" w:rsidRDefault="00AF49C8" w:rsidP="00AF49C8">
      <w:pPr>
        <w:widowControl/>
        <w:shd w:val="clear" w:color="auto" w:fill="1E1E1E"/>
        <w:spacing w:line="270" w:lineRule="atLeast"/>
        <w:jc w:val="left"/>
        <w:rPr>
          <w:rFonts w:ascii="Menlo" w:eastAsia="Times New Roman" w:hAnsi="Menlo" w:cs="Menlo"/>
          <w:color w:val="D4D4D4"/>
          <w:kern w:val="0"/>
          <w:sz w:val="18"/>
          <w:szCs w:val="18"/>
          <w:lang w:val="en-JP"/>
        </w:rPr>
      </w:pPr>
      <w:r w:rsidRPr="00AF49C8">
        <w:rPr>
          <w:rFonts w:ascii="Menlo" w:eastAsia="Times New Roman" w:hAnsi="Menlo" w:cs="Menlo"/>
          <w:color w:val="D4D4D4"/>
          <w:kern w:val="0"/>
          <w:sz w:val="18"/>
          <w:szCs w:val="18"/>
          <w:lang w:val="en-JP"/>
        </w:rPr>
        <w:t xml:space="preserve">object_name = </w:t>
      </w:r>
      <w:r w:rsidRPr="00AF49C8">
        <w:rPr>
          <w:rFonts w:ascii="Menlo" w:eastAsia="Times New Roman" w:hAnsi="Menlo" w:cs="Menlo"/>
          <w:color w:val="CE9178"/>
          <w:kern w:val="0"/>
          <w:sz w:val="18"/>
          <w:szCs w:val="18"/>
          <w:lang w:val="en-JP"/>
        </w:rPr>
        <w:t>'europa'</w:t>
      </w:r>
      <w:r w:rsidRPr="00AF49C8">
        <w:rPr>
          <w:rFonts w:ascii="Menlo" w:eastAsia="Times New Roman" w:hAnsi="Menlo" w:cs="Menlo"/>
          <w:color w:val="D4D4D4"/>
          <w:kern w:val="0"/>
          <w:sz w:val="18"/>
          <w:szCs w:val="18"/>
          <w:lang w:val="en-JP"/>
        </w:rPr>
        <w:t xml:space="preserve">   </w:t>
      </w:r>
      <w:r w:rsidRPr="00AF49C8">
        <w:rPr>
          <w:rFonts w:ascii="Menlo" w:eastAsia="Times New Roman" w:hAnsi="Menlo" w:cs="Menlo"/>
          <w:color w:val="6A9955"/>
          <w:kern w:val="0"/>
          <w:sz w:val="18"/>
          <w:szCs w:val="18"/>
          <w:lang w:val="en-JP"/>
        </w:rPr>
        <w:t># europa/ganymde/callisto</w:t>
      </w:r>
    </w:p>
    <w:p w14:paraId="0F665F60" w14:textId="77777777" w:rsidR="00AF49C8" w:rsidRPr="00AF49C8" w:rsidRDefault="00AF49C8" w:rsidP="00AF49C8">
      <w:pPr>
        <w:widowControl/>
        <w:shd w:val="clear" w:color="auto" w:fill="1E1E1E"/>
        <w:spacing w:line="270" w:lineRule="atLeast"/>
        <w:jc w:val="left"/>
        <w:rPr>
          <w:rFonts w:ascii="Menlo" w:eastAsia="Times New Roman" w:hAnsi="Menlo" w:cs="Menlo"/>
          <w:color w:val="D4D4D4"/>
          <w:kern w:val="0"/>
          <w:sz w:val="18"/>
          <w:szCs w:val="18"/>
          <w:lang w:val="en-JP"/>
        </w:rPr>
      </w:pPr>
      <w:r w:rsidRPr="00AF49C8">
        <w:rPr>
          <w:rFonts w:ascii="Menlo" w:eastAsia="Times New Roman" w:hAnsi="Menlo" w:cs="Menlo"/>
          <w:color w:val="D4D4D4"/>
          <w:kern w:val="0"/>
          <w:sz w:val="18"/>
          <w:szCs w:val="18"/>
          <w:lang w:val="en-JP"/>
        </w:rPr>
        <w:t xml:space="preserve">spacecraft_name = </w:t>
      </w:r>
      <w:r w:rsidRPr="00AF49C8">
        <w:rPr>
          <w:rFonts w:ascii="Menlo" w:eastAsia="Times New Roman" w:hAnsi="Menlo" w:cs="Menlo"/>
          <w:color w:val="CE9178"/>
          <w:kern w:val="0"/>
          <w:sz w:val="18"/>
          <w:szCs w:val="18"/>
          <w:lang w:val="en-JP"/>
        </w:rPr>
        <w:t>"galileo"</w:t>
      </w:r>
      <w:r w:rsidRPr="00AF49C8">
        <w:rPr>
          <w:rFonts w:ascii="Menlo" w:eastAsia="Times New Roman" w:hAnsi="Menlo" w:cs="Menlo"/>
          <w:color w:val="D4D4D4"/>
          <w:kern w:val="0"/>
          <w:sz w:val="18"/>
          <w:szCs w:val="18"/>
          <w:lang w:val="en-JP"/>
        </w:rPr>
        <w:t xml:space="preserve">  </w:t>
      </w:r>
      <w:r w:rsidRPr="00AF49C8">
        <w:rPr>
          <w:rFonts w:ascii="Menlo" w:eastAsia="Times New Roman" w:hAnsi="Menlo" w:cs="Menlo"/>
          <w:color w:val="6A9955"/>
          <w:kern w:val="0"/>
          <w:sz w:val="18"/>
          <w:szCs w:val="18"/>
          <w:lang w:val="en-JP"/>
        </w:rPr>
        <w:t># galileo/JUICE(?)</w:t>
      </w:r>
    </w:p>
    <w:p w14:paraId="6565AF27" w14:textId="77777777" w:rsidR="00AF49C8" w:rsidRPr="00AF49C8" w:rsidRDefault="00AF49C8" w:rsidP="00AF49C8">
      <w:pPr>
        <w:widowControl/>
        <w:shd w:val="clear" w:color="auto" w:fill="1E1E1E"/>
        <w:spacing w:line="270" w:lineRule="atLeast"/>
        <w:jc w:val="left"/>
        <w:rPr>
          <w:rFonts w:ascii="Menlo" w:eastAsia="Times New Roman" w:hAnsi="Menlo" w:cs="Menlo"/>
          <w:color w:val="D4D4D4"/>
          <w:kern w:val="0"/>
          <w:sz w:val="18"/>
          <w:szCs w:val="18"/>
          <w:lang w:val="en-JP"/>
        </w:rPr>
      </w:pPr>
      <w:r w:rsidRPr="00AF49C8">
        <w:rPr>
          <w:rFonts w:ascii="Menlo" w:eastAsia="Times New Roman" w:hAnsi="Menlo" w:cs="Menlo"/>
          <w:color w:val="D4D4D4"/>
          <w:kern w:val="0"/>
          <w:sz w:val="18"/>
          <w:szCs w:val="18"/>
          <w:lang w:val="en-JP"/>
        </w:rPr>
        <w:t xml:space="preserve">time_of_flybies = </w:t>
      </w:r>
      <w:r w:rsidRPr="00AF49C8">
        <w:rPr>
          <w:rFonts w:ascii="Menlo" w:eastAsia="Times New Roman" w:hAnsi="Menlo" w:cs="Menlo"/>
          <w:color w:val="B5CEA8"/>
          <w:kern w:val="0"/>
          <w:sz w:val="18"/>
          <w:szCs w:val="18"/>
          <w:lang w:val="en-JP"/>
        </w:rPr>
        <w:t>14</w:t>
      </w:r>
      <w:r w:rsidRPr="00AF49C8">
        <w:rPr>
          <w:rFonts w:ascii="Menlo" w:eastAsia="Times New Roman" w:hAnsi="Menlo" w:cs="Menlo"/>
          <w:color w:val="D4D4D4"/>
          <w:kern w:val="0"/>
          <w:sz w:val="18"/>
          <w:szCs w:val="18"/>
          <w:lang w:val="en-JP"/>
        </w:rPr>
        <w:t xml:space="preserve">  </w:t>
      </w:r>
      <w:r w:rsidRPr="00AF49C8">
        <w:rPr>
          <w:rFonts w:ascii="Menlo" w:eastAsia="Times New Roman" w:hAnsi="Menlo" w:cs="Menlo"/>
          <w:color w:val="6A9955"/>
          <w:kern w:val="0"/>
          <w:sz w:val="18"/>
          <w:szCs w:val="18"/>
          <w:lang w:val="en-JP"/>
        </w:rPr>
        <w:t># ..th flyby</w:t>
      </w:r>
    </w:p>
    <w:p w14:paraId="08FD5DBD" w14:textId="77777777" w:rsidR="00AF49C8" w:rsidRPr="00AF49C8" w:rsidRDefault="00AF49C8" w:rsidP="00AF49C8">
      <w:pPr>
        <w:widowControl/>
        <w:shd w:val="clear" w:color="auto" w:fill="1E1E1E"/>
        <w:spacing w:line="270" w:lineRule="atLeast"/>
        <w:jc w:val="left"/>
        <w:rPr>
          <w:rFonts w:ascii="Menlo" w:eastAsia="Times New Roman" w:hAnsi="Menlo" w:cs="Menlo"/>
          <w:color w:val="D4D4D4"/>
          <w:kern w:val="0"/>
          <w:sz w:val="18"/>
          <w:szCs w:val="18"/>
          <w:lang w:val="en-JP"/>
        </w:rPr>
      </w:pPr>
      <w:r w:rsidRPr="00AF49C8">
        <w:rPr>
          <w:rFonts w:ascii="Menlo" w:eastAsia="Times New Roman" w:hAnsi="Menlo" w:cs="Menlo"/>
          <w:color w:val="D4D4D4"/>
          <w:kern w:val="0"/>
          <w:sz w:val="18"/>
          <w:szCs w:val="18"/>
          <w:lang w:val="en-JP"/>
        </w:rPr>
        <w:t xml:space="preserve">highest_plasma = </w:t>
      </w:r>
      <w:r w:rsidRPr="00AF49C8">
        <w:rPr>
          <w:rFonts w:ascii="Menlo" w:eastAsia="Times New Roman" w:hAnsi="Menlo" w:cs="Menlo"/>
          <w:color w:val="CE9178"/>
          <w:kern w:val="0"/>
          <w:sz w:val="18"/>
          <w:szCs w:val="18"/>
          <w:lang w:val="en-JP"/>
        </w:rPr>
        <w:t>'4e2'</w:t>
      </w:r>
      <w:r w:rsidRPr="00AF49C8">
        <w:rPr>
          <w:rFonts w:ascii="Menlo" w:eastAsia="Times New Roman" w:hAnsi="Menlo" w:cs="Menlo"/>
          <w:color w:val="D4D4D4"/>
          <w:kern w:val="0"/>
          <w:sz w:val="18"/>
          <w:szCs w:val="18"/>
          <w:lang w:val="en-JP"/>
        </w:rPr>
        <w:t xml:space="preserve">  </w:t>
      </w:r>
      <w:r w:rsidRPr="00AF49C8">
        <w:rPr>
          <w:rFonts w:ascii="Menlo" w:eastAsia="Times New Roman" w:hAnsi="Menlo" w:cs="Menlo"/>
          <w:color w:val="6A9955"/>
          <w:kern w:val="0"/>
          <w:sz w:val="18"/>
          <w:szCs w:val="18"/>
          <w:lang w:val="en-JP"/>
        </w:rPr>
        <w:t xml:space="preserve"># </w:t>
      </w:r>
      <w:r w:rsidRPr="00AF49C8">
        <w:rPr>
          <w:rFonts w:ascii="MS Mincho" w:eastAsia="MS Mincho" w:hAnsi="MS Mincho" w:cs="MS Mincho" w:hint="eastAsia"/>
          <w:color w:val="6A9955"/>
          <w:kern w:val="0"/>
          <w:sz w:val="18"/>
          <w:szCs w:val="18"/>
          <w:lang w:val="en-JP"/>
        </w:rPr>
        <w:t>単位は</w:t>
      </w:r>
      <w:r w:rsidRPr="00AF49C8">
        <w:rPr>
          <w:rFonts w:ascii="Menlo" w:eastAsia="Times New Roman" w:hAnsi="Menlo" w:cs="Menlo"/>
          <w:color w:val="6A9955"/>
          <w:kern w:val="0"/>
          <w:sz w:val="18"/>
          <w:szCs w:val="18"/>
          <w:lang w:val="en-JP"/>
        </w:rPr>
        <w:t>(/cc) 2e2/4e2/16e2</w:t>
      </w:r>
    </w:p>
    <w:p w14:paraId="7B01C4B8" w14:textId="77777777" w:rsidR="00AF49C8" w:rsidRPr="00AF49C8" w:rsidRDefault="00AF49C8" w:rsidP="00AF49C8">
      <w:pPr>
        <w:widowControl/>
        <w:shd w:val="clear" w:color="auto" w:fill="1E1E1E"/>
        <w:spacing w:line="270" w:lineRule="atLeast"/>
        <w:jc w:val="left"/>
        <w:rPr>
          <w:rFonts w:ascii="Menlo" w:eastAsia="Times New Roman" w:hAnsi="Menlo" w:cs="Menlo"/>
          <w:color w:val="D4D4D4"/>
          <w:kern w:val="0"/>
          <w:sz w:val="18"/>
          <w:szCs w:val="18"/>
          <w:lang w:val="en-JP"/>
        </w:rPr>
      </w:pPr>
      <w:r w:rsidRPr="00AF49C8">
        <w:rPr>
          <w:rFonts w:ascii="Menlo" w:eastAsia="Times New Roman" w:hAnsi="Menlo" w:cs="Menlo"/>
          <w:color w:val="D4D4D4"/>
          <w:kern w:val="0"/>
          <w:sz w:val="18"/>
          <w:szCs w:val="18"/>
          <w:lang w:val="en-JP"/>
        </w:rPr>
        <w:t xml:space="preserve">plasma_scaleheight = </w:t>
      </w:r>
      <w:r w:rsidRPr="00AF49C8">
        <w:rPr>
          <w:rFonts w:ascii="Menlo" w:eastAsia="Times New Roman" w:hAnsi="Menlo" w:cs="Menlo"/>
          <w:color w:val="CE9178"/>
          <w:kern w:val="0"/>
          <w:sz w:val="18"/>
          <w:szCs w:val="18"/>
          <w:lang w:val="en-JP"/>
        </w:rPr>
        <w:t>'6e2'</w:t>
      </w:r>
      <w:r w:rsidRPr="00AF49C8">
        <w:rPr>
          <w:rFonts w:ascii="Menlo" w:eastAsia="Times New Roman" w:hAnsi="Menlo" w:cs="Menlo"/>
          <w:color w:val="D4D4D4"/>
          <w:kern w:val="0"/>
          <w:sz w:val="18"/>
          <w:szCs w:val="18"/>
          <w:lang w:val="en-JP"/>
        </w:rPr>
        <w:t xml:space="preserve">  </w:t>
      </w:r>
      <w:r w:rsidRPr="00AF49C8">
        <w:rPr>
          <w:rFonts w:ascii="Menlo" w:eastAsia="Times New Roman" w:hAnsi="Menlo" w:cs="Menlo"/>
          <w:color w:val="6A9955"/>
          <w:kern w:val="0"/>
          <w:sz w:val="18"/>
          <w:szCs w:val="18"/>
          <w:lang w:val="en-JP"/>
        </w:rPr>
        <w:t xml:space="preserve"># </w:t>
      </w:r>
      <w:r w:rsidRPr="00AF49C8">
        <w:rPr>
          <w:rFonts w:ascii="MS Mincho" w:eastAsia="MS Mincho" w:hAnsi="MS Mincho" w:cs="MS Mincho" w:hint="eastAsia"/>
          <w:color w:val="6A9955"/>
          <w:kern w:val="0"/>
          <w:sz w:val="18"/>
          <w:szCs w:val="18"/>
          <w:lang w:val="en-JP"/>
        </w:rPr>
        <w:t>単位は</w:t>
      </w:r>
      <w:r w:rsidRPr="00AF49C8">
        <w:rPr>
          <w:rFonts w:ascii="Menlo" w:eastAsia="Times New Roman" w:hAnsi="Menlo" w:cs="Menlo"/>
          <w:color w:val="6A9955"/>
          <w:kern w:val="0"/>
          <w:sz w:val="18"/>
          <w:szCs w:val="18"/>
          <w:lang w:val="en-JP"/>
        </w:rPr>
        <w:t>(km) 1.5e2/3e2/6e2</w:t>
      </w:r>
    </w:p>
    <w:p w14:paraId="0DE4B55E" w14:textId="77777777" w:rsidR="00AF49C8" w:rsidRPr="00AF49C8" w:rsidRDefault="00AF49C8" w:rsidP="00AF49C8">
      <w:pPr>
        <w:widowControl/>
        <w:shd w:val="clear" w:color="auto" w:fill="1E1E1E"/>
        <w:spacing w:line="270" w:lineRule="atLeast"/>
        <w:jc w:val="left"/>
        <w:rPr>
          <w:rFonts w:ascii="Menlo" w:eastAsia="Times New Roman" w:hAnsi="Menlo" w:cs="Menlo"/>
          <w:color w:val="D4D4D4"/>
          <w:kern w:val="0"/>
          <w:sz w:val="18"/>
          <w:szCs w:val="18"/>
          <w:lang w:val="en-JP"/>
        </w:rPr>
      </w:pPr>
      <w:r w:rsidRPr="00AF49C8">
        <w:rPr>
          <w:rFonts w:ascii="Menlo" w:eastAsia="Times New Roman" w:hAnsi="Menlo" w:cs="Menlo"/>
          <w:color w:val="D4D4D4"/>
          <w:kern w:val="0"/>
          <w:sz w:val="18"/>
          <w:szCs w:val="18"/>
          <w:lang w:val="en-JP"/>
        </w:rPr>
        <w:t>raytrace_lowest_altitude = -</w:t>
      </w:r>
      <w:r w:rsidRPr="00AF49C8">
        <w:rPr>
          <w:rFonts w:ascii="Menlo" w:eastAsia="Times New Roman" w:hAnsi="Menlo" w:cs="Menlo"/>
          <w:color w:val="B5CEA8"/>
          <w:kern w:val="0"/>
          <w:sz w:val="18"/>
          <w:szCs w:val="18"/>
          <w:lang w:val="en-JP"/>
        </w:rPr>
        <w:t>300</w:t>
      </w:r>
      <w:r w:rsidRPr="00AF49C8">
        <w:rPr>
          <w:rFonts w:ascii="Menlo" w:eastAsia="Times New Roman" w:hAnsi="Menlo" w:cs="Menlo"/>
          <w:color w:val="D4D4D4"/>
          <w:kern w:val="0"/>
          <w:sz w:val="18"/>
          <w:szCs w:val="18"/>
          <w:lang w:val="en-JP"/>
        </w:rPr>
        <w:t xml:space="preserve">  </w:t>
      </w:r>
      <w:r w:rsidRPr="00AF49C8">
        <w:rPr>
          <w:rFonts w:ascii="Menlo" w:eastAsia="Times New Roman" w:hAnsi="Menlo" w:cs="Menlo"/>
          <w:color w:val="6A9955"/>
          <w:kern w:val="0"/>
          <w:sz w:val="18"/>
          <w:szCs w:val="18"/>
          <w:lang w:val="en-JP"/>
        </w:rPr>
        <w:t xml:space="preserve"># </w:t>
      </w:r>
      <w:r w:rsidRPr="00AF49C8">
        <w:rPr>
          <w:rFonts w:ascii="MS Mincho" w:eastAsia="MS Mincho" w:hAnsi="MS Mincho" w:cs="MS Mincho" w:hint="eastAsia"/>
          <w:color w:val="6A9955"/>
          <w:kern w:val="0"/>
          <w:sz w:val="18"/>
          <w:szCs w:val="18"/>
          <w:lang w:val="en-JP"/>
        </w:rPr>
        <w:t>レイトレーシングの下端の初期高度</w:t>
      </w:r>
      <w:r w:rsidRPr="00AF49C8">
        <w:rPr>
          <w:rFonts w:ascii="Menlo" w:eastAsia="Times New Roman" w:hAnsi="Menlo" w:cs="Menlo"/>
          <w:color w:val="6A9955"/>
          <w:kern w:val="0"/>
          <w:sz w:val="18"/>
          <w:szCs w:val="18"/>
          <w:lang w:val="en-JP"/>
        </w:rPr>
        <w:t>(km) 100</w:t>
      </w:r>
      <w:r w:rsidRPr="00AF49C8">
        <w:rPr>
          <w:rFonts w:ascii="MS Mincho" w:eastAsia="MS Mincho" w:hAnsi="MS Mincho" w:cs="MS Mincho" w:hint="eastAsia"/>
          <w:color w:val="6A9955"/>
          <w:kern w:val="0"/>
          <w:sz w:val="18"/>
          <w:szCs w:val="18"/>
          <w:lang w:val="en-JP"/>
        </w:rPr>
        <w:t>の倍数</w:t>
      </w:r>
      <w:r w:rsidRPr="00AF49C8">
        <w:rPr>
          <w:rFonts w:ascii="MS Mincho" w:eastAsia="MS Mincho" w:hAnsi="MS Mincho" w:cs="MS Mincho"/>
          <w:color w:val="6A9955"/>
          <w:kern w:val="0"/>
          <w:sz w:val="18"/>
          <w:szCs w:val="18"/>
          <w:lang w:val="en-JP"/>
        </w:rPr>
        <w:t>で</w:t>
      </w:r>
    </w:p>
    <w:p w14:paraId="050358A8" w14:textId="06E4284F" w:rsidR="00AF49C8" w:rsidRPr="00F01998" w:rsidRDefault="00AF49C8" w:rsidP="00F01998">
      <w:pPr>
        <w:widowControl/>
        <w:shd w:val="clear" w:color="auto" w:fill="1E1E1E"/>
        <w:spacing w:line="270" w:lineRule="atLeast"/>
        <w:jc w:val="left"/>
        <w:rPr>
          <w:rFonts w:ascii="Menlo" w:eastAsia="Times New Roman" w:hAnsi="Menlo" w:cs="Menlo"/>
          <w:color w:val="D4D4D4"/>
          <w:kern w:val="0"/>
          <w:sz w:val="18"/>
          <w:szCs w:val="18"/>
          <w:lang w:val="en-JP"/>
        </w:rPr>
      </w:pPr>
      <w:proofErr w:type="gramStart"/>
      <w:r w:rsidRPr="00AF49C8">
        <w:rPr>
          <w:rFonts w:ascii="Menlo" w:eastAsia="Times New Roman" w:hAnsi="Menlo" w:cs="Menlo"/>
          <w:color w:val="D4D4D4"/>
          <w:kern w:val="0"/>
          <w:sz w:val="18"/>
          <w:szCs w:val="18"/>
          <w:lang w:val="en-JP"/>
        </w:rPr>
        <w:t>r</w:t>
      </w:r>
      <w:proofErr w:type="gramEnd"/>
      <w:r w:rsidRPr="00AF49C8">
        <w:rPr>
          <w:rFonts w:ascii="Menlo" w:eastAsia="Times New Roman" w:hAnsi="Menlo" w:cs="Menlo"/>
          <w:color w:val="D4D4D4"/>
          <w:kern w:val="0"/>
          <w:sz w:val="18"/>
          <w:szCs w:val="18"/>
          <w:lang w:val="en-JP"/>
        </w:rPr>
        <w:t xml:space="preserve">aytrace_highest_altitude = </w:t>
      </w:r>
      <w:r w:rsidRPr="00AF49C8">
        <w:rPr>
          <w:rFonts w:ascii="Menlo" w:eastAsia="Times New Roman" w:hAnsi="Menlo" w:cs="Menlo"/>
          <w:color w:val="B5CEA8"/>
          <w:kern w:val="0"/>
          <w:sz w:val="18"/>
          <w:szCs w:val="18"/>
          <w:lang w:val="en-JP"/>
        </w:rPr>
        <w:t>2600</w:t>
      </w:r>
      <w:r w:rsidRPr="00AF49C8">
        <w:rPr>
          <w:rFonts w:ascii="Menlo" w:eastAsia="Times New Roman" w:hAnsi="Menlo" w:cs="Menlo"/>
          <w:color w:val="D4D4D4"/>
          <w:kern w:val="0"/>
          <w:sz w:val="18"/>
          <w:szCs w:val="18"/>
          <w:lang w:val="en-JP"/>
        </w:rPr>
        <w:t xml:space="preserve">  </w:t>
      </w:r>
      <w:r w:rsidRPr="00AF49C8">
        <w:rPr>
          <w:rFonts w:ascii="Menlo" w:eastAsia="Times New Roman" w:hAnsi="Menlo" w:cs="Menlo"/>
          <w:color w:val="6A9955"/>
          <w:kern w:val="0"/>
          <w:sz w:val="18"/>
          <w:szCs w:val="18"/>
          <w:lang w:val="en-JP"/>
        </w:rPr>
        <w:t xml:space="preserve"># </w:t>
      </w:r>
      <w:r w:rsidRPr="00AF49C8">
        <w:rPr>
          <w:rFonts w:ascii="MS Mincho" w:eastAsia="MS Mincho" w:hAnsi="MS Mincho" w:cs="MS Mincho" w:hint="eastAsia"/>
          <w:color w:val="6A9955"/>
          <w:kern w:val="0"/>
          <w:sz w:val="18"/>
          <w:szCs w:val="18"/>
          <w:lang w:val="en-JP"/>
        </w:rPr>
        <w:t>レイトレーシング上端の初期高度</w:t>
      </w:r>
      <w:r w:rsidRPr="00AF49C8">
        <w:rPr>
          <w:rFonts w:ascii="Menlo" w:eastAsia="Times New Roman" w:hAnsi="Menlo" w:cs="Menlo"/>
          <w:color w:val="6A9955"/>
          <w:kern w:val="0"/>
          <w:sz w:val="18"/>
          <w:szCs w:val="18"/>
          <w:lang w:val="en-JP"/>
        </w:rPr>
        <w:t>(km) 500</w:t>
      </w:r>
      <w:r w:rsidRPr="00AF49C8">
        <w:rPr>
          <w:rFonts w:ascii="MS Mincho" w:eastAsia="MS Mincho" w:hAnsi="MS Mincho" w:cs="MS Mincho" w:hint="eastAsia"/>
          <w:color w:val="6A9955"/>
          <w:kern w:val="0"/>
          <w:sz w:val="18"/>
          <w:szCs w:val="18"/>
          <w:lang w:val="en-JP"/>
        </w:rPr>
        <w:t>の倍数</w:t>
      </w:r>
      <w:r w:rsidRPr="00AF49C8">
        <w:rPr>
          <w:rFonts w:ascii="Menlo" w:eastAsia="Times New Roman" w:hAnsi="Menlo" w:cs="Menlo"/>
          <w:color w:val="6A9955"/>
          <w:kern w:val="0"/>
          <w:sz w:val="18"/>
          <w:szCs w:val="18"/>
          <w:lang w:val="en-JP"/>
        </w:rPr>
        <w:t>+100</w:t>
      </w:r>
      <w:r w:rsidRPr="00AF49C8">
        <w:rPr>
          <w:rFonts w:ascii="MS Mincho" w:eastAsia="MS Mincho" w:hAnsi="MS Mincho" w:cs="MS Mincho"/>
          <w:color w:val="6A9955"/>
          <w:kern w:val="0"/>
          <w:sz w:val="18"/>
          <w:szCs w:val="18"/>
          <w:lang w:val="en-JP"/>
        </w:rPr>
        <w:t>で</w:t>
      </w:r>
    </w:p>
    <w:p w14:paraId="45BBCFDB" w14:textId="164824BF" w:rsidR="00BC3730" w:rsidRDefault="00400C78" w:rsidP="00EF2379">
      <w:pPr>
        <w:pStyle w:val="ListParagraph"/>
        <w:numPr>
          <w:ilvl w:val="0"/>
          <w:numId w:val="3"/>
        </w:numPr>
        <w:ind w:leftChars="0"/>
        <w:jc w:val="left"/>
        <w:rPr>
          <w:rFonts w:eastAsiaTheme="minorHAnsi"/>
          <w:lang w:val="en-JP"/>
        </w:rPr>
      </w:pPr>
      <w:r w:rsidRPr="00400C78">
        <w:rPr>
          <w:rFonts w:eastAsiaTheme="minorHAnsi"/>
          <w:lang w:val="en-JP"/>
        </w:rPr>
        <w:t>If the message "Start position need to be far from moon" is displayed, the starting position of the ray tracing is too close to the celestial body, so decrease the value of SX and rerun.</w:t>
      </w:r>
    </w:p>
    <w:p w14:paraId="4842D558" w14:textId="007DCF3E" w:rsidR="008E2D7B" w:rsidRPr="008E2D7B" w:rsidRDefault="00400C78" w:rsidP="008E2D7B">
      <w:pPr>
        <w:pStyle w:val="ListParagraph"/>
        <w:numPr>
          <w:ilvl w:val="0"/>
          <w:numId w:val="3"/>
        </w:numPr>
        <w:ind w:leftChars="0"/>
        <w:jc w:val="left"/>
        <w:rPr>
          <w:rFonts w:eastAsiaTheme="minorHAnsi"/>
          <w:lang w:val="en-JP"/>
        </w:rPr>
      </w:pPr>
      <w:r w:rsidRPr="00400C78">
        <w:rPr>
          <w:rFonts w:eastAsiaTheme="minorHAnsi"/>
          <w:lang w:val="en-JP"/>
        </w:rPr>
        <w:t>The highest and lowest altitudes at each frequency are output, so refer to the output results and specify the range of HIG and FREQ for statements in icymoon_raytracing/raytrace.tohoku/src/rtc/testing/mkray3.sh and run it.</w:t>
      </w:r>
      <w:r w:rsidR="008E2D7B">
        <w:rPr>
          <w:rFonts w:eastAsiaTheme="minorHAnsi"/>
        </w:rPr>
        <w:t xml:space="preserve"> </w:t>
      </w:r>
      <w:r w:rsidR="008E2D7B" w:rsidRPr="008E2D7B">
        <w:rPr>
          <w:rFonts w:eastAsiaTheme="minorHAnsi"/>
        </w:rPr>
        <w:t xml:space="preserve">. / </w:t>
      </w:r>
      <w:proofErr w:type="gramStart"/>
      <w:r w:rsidR="008E2D7B" w:rsidRPr="008E2D7B">
        <w:rPr>
          <w:rFonts w:eastAsiaTheme="minorHAnsi"/>
        </w:rPr>
        <w:t>python</w:t>
      </w:r>
      <w:proofErr w:type="gramEnd"/>
      <w:r w:rsidR="008E2D7B" w:rsidRPr="008E2D7B">
        <w:rPr>
          <w:rFonts w:eastAsiaTheme="minorHAnsi"/>
        </w:rPr>
        <w:t>_for_yasudaetal2022 /tracing_range_'spacecraft_name'_'celestial_name'_'flyby_number'_flybys/para_'maximum_electron_density'_'scale_height'.csv' outputs the altitude range for which the calculation is required.</w:t>
      </w:r>
    </w:p>
    <w:p w14:paraId="78AD39FF" w14:textId="5F14B1BB" w:rsidR="005E55F8" w:rsidRPr="009D0C0A" w:rsidRDefault="008E2D7B" w:rsidP="009D0C0A">
      <w:pPr>
        <w:pStyle w:val="ListParagraph"/>
        <w:numPr>
          <w:ilvl w:val="0"/>
          <w:numId w:val="3"/>
        </w:numPr>
        <w:ind w:leftChars="0"/>
        <w:jc w:val="left"/>
        <w:rPr>
          <w:rFonts w:eastAsiaTheme="minorHAnsi"/>
          <w:lang w:val="en-JP"/>
        </w:rPr>
      </w:pPr>
      <w:r w:rsidRPr="008E2D7B">
        <w:rPr>
          <w:rFonts w:eastAsiaTheme="minorHAnsi"/>
          <w:lang w:val="en-JP"/>
        </w:rPr>
        <w:t>Write the target object, probe name, number of flybys, maximum electron density, and scale height in tools/python_Jovian_radio_occultation/detectable_radio_check.py and run it. The result returns result_for_yasudaetal2022/raytracing_'object_name'_results/'object_name'_'maximum_electron_density'_'scale_height'/Interpolated_'object_name'_'probe_name'_'number_of_flybys'_'maximum_electron_density'_' Scale height'_dectable_radio_data.txt'</w:t>
      </w:r>
      <w:r>
        <w:rPr>
          <w:rFonts w:eastAsiaTheme="minorHAnsi"/>
        </w:rPr>
        <w:t>.</w:t>
      </w:r>
    </w:p>
    <w:p w14:paraId="5017CDB5" w14:textId="195FEDF5" w:rsidR="005E55F8" w:rsidRPr="005E55F8" w:rsidRDefault="005E55F8" w:rsidP="005E55F8">
      <w:pPr>
        <w:widowControl/>
        <w:shd w:val="clear" w:color="auto" w:fill="1E1E1E"/>
        <w:spacing w:line="270" w:lineRule="atLeast"/>
        <w:jc w:val="left"/>
        <w:rPr>
          <w:rFonts w:ascii="Menlo" w:eastAsia="Times New Roman" w:hAnsi="Menlo" w:cs="Menlo"/>
          <w:color w:val="D4D4D4"/>
          <w:kern w:val="0"/>
          <w:sz w:val="18"/>
          <w:szCs w:val="18"/>
          <w:lang w:val="en-JP"/>
        </w:rPr>
      </w:pPr>
      <w:r>
        <w:rPr>
          <w:rFonts w:ascii="Menlo" w:eastAsia="Times New Roman" w:hAnsi="Menlo" w:cs="Menlo"/>
          <w:color w:val="9CDCFE"/>
          <w:kern w:val="0"/>
          <w:sz w:val="18"/>
          <w:szCs w:val="18"/>
        </w:rPr>
        <w:t>o</w:t>
      </w:r>
      <w:r w:rsidRPr="005E55F8">
        <w:rPr>
          <w:rFonts w:ascii="Menlo" w:eastAsia="Times New Roman" w:hAnsi="Menlo" w:cs="Menlo"/>
          <w:color w:val="9CDCFE"/>
          <w:kern w:val="0"/>
          <w:sz w:val="18"/>
          <w:szCs w:val="18"/>
          <w:lang w:val="en-JP"/>
        </w:rPr>
        <w:t>bject_name</w:t>
      </w:r>
      <w:r w:rsidRPr="005E55F8">
        <w:rPr>
          <w:rFonts w:ascii="Menlo" w:eastAsia="Times New Roman" w:hAnsi="Menlo" w:cs="Menlo"/>
          <w:color w:val="D4D4D4"/>
          <w:kern w:val="0"/>
          <w:sz w:val="18"/>
          <w:szCs w:val="18"/>
          <w:lang w:val="en-JP"/>
        </w:rPr>
        <w:t xml:space="preserve"> = </w:t>
      </w:r>
      <w:r w:rsidRPr="005E55F8">
        <w:rPr>
          <w:rFonts w:ascii="Menlo" w:eastAsia="Times New Roman" w:hAnsi="Menlo" w:cs="Menlo"/>
          <w:color w:val="CE9178"/>
          <w:kern w:val="0"/>
          <w:sz w:val="18"/>
          <w:szCs w:val="18"/>
          <w:lang w:val="en-JP"/>
        </w:rPr>
        <w:t>'ganymede'</w:t>
      </w:r>
      <w:r w:rsidRPr="005E55F8">
        <w:rPr>
          <w:rFonts w:ascii="Menlo" w:eastAsia="Times New Roman" w:hAnsi="Menlo" w:cs="Menlo"/>
          <w:color w:val="D4D4D4"/>
          <w:kern w:val="0"/>
          <w:sz w:val="18"/>
          <w:szCs w:val="18"/>
          <w:lang w:val="en-JP"/>
        </w:rPr>
        <w:t xml:space="preserve">  </w:t>
      </w:r>
      <w:r w:rsidRPr="005E55F8">
        <w:rPr>
          <w:rFonts w:ascii="Menlo" w:eastAsia="Times New Roman" w:hAnsi="Menlo" w:cs="Menlo"/>
          <w:color w:val="6A9955"/>
          <w:kern w:val="0"/>
          <w:sz w:val="18"/>
          <w:szCs w:val="18"/>
          <w:lang w:val="en-JP"/>
        </w:rPr>
        <w:t># ganydeme/europa/calisto``</w:t>
      </w:r>
    </w:p>
    <w:p w14:paraId="3C3B6C86" w14:textId="77777777" w:rsidR="005E55F8" w:rsidRPr="005E55F8" w:rsidRDefault="005E55F8" w:rsidP="005E55F8">
      <w:pPr>
        <w:widowControl/>
        <w:shd w:val="clear" w:color="auto" w:fill="1E1E1E"/>
        <w:spacing w:line="270" w:lineRule="atLeast"/>
        <w:jc w:val="left"/>
        <w:rPr>
          <w:rFonts w:ascii="Menlo" w:eastAsia="Times New Roman" w:hAnsi="Menlo" w:cs="Menlo"/>
          <w:color w:val="D4D4D4"/>
          <w:kern w:val="0"/>
          <w:sz w:val="18"/>
          <w:szCs w:val="18"/>
          <w:lang w:val="en-JP"/>
        </w:rPr>
      </w:pPr>
      <w:r w:rsidRPr="005E55F8">
        <w:rPr>
          <w:rFonts w:ascii="Menlo" w:eastAsia="Times New Roman" w:hAnsi="Menlo" w:cs="Menlo"/>
          <w:color w:val="9CDCFE"/>
          <w:kern w:val="0"/>
          <w:sz w:val="18"/>
          <w:szCs w:val="18"/>
          <w:lang w:val="en-JP"/>
        </w:rPr>
        <w:t>spacecraft_name</w:t>
      </w:r>
      <w:r w:rsidRPr="005E55F8">
        <w:rPr>
          <w:rFonts w:ascii="Menlo" w:eastAsia="Times New Roman" w:hAnsi="Menlo" w:cs="Menlo"/>
          <w:color w:val="D4D4D4"/>
          <w:kern w:val="0"/>
          <w:sz w:val="18"/>
          <w:szCs w:val="18"/>
          <w:lang w:val="en-JP"/>
        </w:rPr>
        <w:t xml:space="preserve"> = </w:t>
      </w:r>
      <w:r w:rsidRPr="005E55F8">
        <w:rPr>
          <w:rFonts w:ascii="Menlo" w:eastAsia="Times New Roman" w:hAnsi="Menlo" w:cs="Menlo"/>
          <w:color w:val="CE9178"/>
          <w:kern w:val="0"/>
          <w:sz w:val="18"/>
          <w:szCs w:val="18"/>
          <w:lang w:val="en-JP"/>
        </w:rPr>
        <w:t>"galileo"</w:t>
      </w:r>
      <w:r w:rsidRPr="005E55F8">
        <w:rPr>
          <w:rFonts w:ascii="Menlo" w:eastAsia="Times New Roman" w:hAnsi="Menlo" w:cs="Menlo"/>
          <w:color w:val="D4D4D4"/>
          <w:kern w:val="0"/>
          <w:sz w:val="18"/>
          <w:szCs w:val="18"/>
          <w:lang w:val="en-JP"/>
        </w:rPr>
        <w:t xml:space="preserve">  </w:t>
      </w:r>
      <w:r w:rsidRPr="005E55F8">
        <w:rPr>
          <w:rFonts w:ascii="Menlo" w:eastAsia="Times New Roman" w:hAnsi="Menlo" w:cs="Menlo"/>
          <w:color w:val="6A9955"/>
          <w:kern w:val="0"/>
          <w:sz w:val="18"/>
          <w:szCs w:val="18"/>
          <w:lang w:val="en-JP"/>
        </w:rPr>
        <w:t># galileo/JUICE(?)</w:t>
      </w:r>
    </w:p>
    <w:p w14:paraId="4EBF2D5E" w14:textId="77777777" w:rsidR="005E55F8" w:rsidRPr="005E55F8" w:rsidRDefault="005E55F8" w:rsidP="005E55F8">
      <w:pPr>
        <w:widowControl/>
        <w:shd w:val="clear" w:color="auto" w:fill="1E1E1E"/>
        <w:spacing w:line="270" w:lineRule="atLeast"/>
        <w:jc w:val="left"/>
        <w:rPr>
          <w:rFonts w:ascii="Menlo" w:eastAsia="Times New Roman" w:hAnsi="Menlo" w:cs="Menlo"/>
          <w:color w:val="D4D4D4"/>
          <w:kern w:val="0"/>
          <w:sz w:val="18"/>
          <w:szCs w:val="18"/>
          <w:lang w:val="en-JP"/>
        </w:rPr>
      </w:pPr>
      <w:r w:rsidRPr="005E55F8">
        <w:rPr>
          <w:rFonts w:ascii="Menlo" w:eastAsia="Times New Roman" w:hAnsi="Menlo" w:cs="Menlo"/>
          <w:color w:val="9CDCFE"/>
          <w:kern w:val="0"/>
          <w:sz w:val="18"/>
          <w:szCs w:val="18"/>
          <w:lang w:val="en-JP"/>
        </w:rPr>
        <w:t>time_of_flybies</w:t>
      </w:r>
      <w:r w:rsidRPr="005E55F8">
        <w:rPr>
          <w:rFonts w:ascii="Menlo" w:eastAsia="Times New Roman" w:hAnsi="Menlo" w:cs="Menlo"/>
          <w:color w:val="D4D4D4"/>
          <w:kern w:val="0"/>
          <w:sz w:val="18"/>
          <w:szCs w:val="18"/>
          <w:lang w:val="en-JP"/>
        </w:rPr>
        <w:t xml:space="preserve"> = </w:t>
      </w:r>
      <w:r w:rsidRPr="005E55F8">
        <w:rPr>
          <w:rFonts w:ascii="Menlo" w:eastAsia="Times New Roman" w:hAnsi="Menlo" w:cs="Menlo"/>
          <w:color w:val="B5CEA8"/>
          <w:kern w:val="0"/>
          <w:sz w:val="18"/>
          <w:szCs w:val="18"/>
          <w:lang w:val="en-JP"/>
        </w:rPr>
        <w:t>1</w:t>
      </w:r>
      <w:r w:rsidRPr="005E55F8">
        <w:rPr>
          <w:rFonts w:ascii="Menlo" w:eastAsia="Times New Roman" w:hAnsi="Menlo" w:cs="Menlo"/>
          <w:color w:val="D4D4D4"/>
          <w:kern w:val="0"/>
          <w:sz w:val="18"/>
          <w:szCs w:val="18"/>
          <w:lang w:val="en-JP"/>
        </w:rPr>
        <w:t xml:space="preserve">  </w:t>
      </w:r>
      <w:r w:rsidRPr="005E55F8">
        <w:rPr>
          <w:rFonts w:ascii="Menlo" w:eastAsia="Times New Roman" w:hAnsi="Menlo" w:cs="Menlo"/>
          <w:color w:val="6A9955"/>
          <w:kern w:val="0"/>
          <w:sz w:val="18"/>
          <w:szCs w:val="18"/>
          <w:lang w:val="en-JP"/>
        </w:rPr>
        <w:t># ..th flyby</w:t>
      </w:r>
    </w:p>
    <w:p w14:paraId="173C3D14" w14:textId="77777777" w:rsidR="005E55F8" w:rsidRPr="005E55F8" w:rsidRDefault="005E55F8" w:rsidP="005E55F8">
      <w:pPr>
        <w:widowControl/>
        <w:shd w:val="clear" w:color="auto" w:fill="1E1E1E"/>
        <w:spacing w:line="270" w:lineRule="atLeast"/>
        <w:jc w:val="left"/>
        <w:rPr>
          <w:rFonts w:ascii="Menlo" w:eastAsia="Times New Roman" w:hAnsi="Menlo" w:cs="Menlo"/>
          <w:color w:val="D4D4D4"/>
          <w:kern w:val="0"/>
          <w:sz w:val="18"/>
          <w:szCs w:val="18"/>
          <w:lang w:val="en-JP"/>
        </w:rPr>
      </w:pPr>
      <w:r w:rsidRPr="005E55F8">
        <w:rPr>
          <w:rFonts w:ascii="Menlo" w:eastAsia="Times New Roman" w:hAnsi="Menlo" w:cs="Menlo"/>
          <w:color w:val="9CDCFE"/>
          <w:kern w:val="0"/>
          <w:sz w:val="18"/>
          <w:szCs w:val="18"/>
          <w:lang w:val="en-JP"/>
        </w:rPr>
        <w:t>highest_plasma</w:t>
      </w:r>
      <w:r w:rsidRPr="005E55F8">
        <w:rPr>
          <w:rFonts w:ascii="Menlo" w:eastAsia="Times New Roman" w:hAnsi="Menlo" w:cs="Menlo"/>
          <w:color w:val="D4D4D4"/>
          <w:kern w:val="0"/>
          <w:sz w:val="18"/>
          <w:szCs w:val="18"/>
          <w:lang w:val="en-JP"/>
        </w:rPr>
        <w:t xml:space="preserve"> = </w:t>
      </w:r>
      <w:r w:rsidRPr="005E55F8">
        <w:rPr>
          <w:rFonts w:ascii="Menlo" w:eastAsia="Times New Roman" w:hAnsi="Menlo" w:cs="Menlo"/>
          <w:color w:val="CE9178"/>
          <w:kern w:val="0"/>
          <w:sz w:val="18"/>
          <w:szCs w:val="18"/>
          <w:lang w:val="en-JP"/>
        </w:rPr>
        <w:t>'4e2'</w:t>
      </w:r>
      <w:r w:rsidRPr="005E55F8">
        <w:rPr>
          <w:rFonts w:ascii="Menlo" w:eastAsia="Times New Roman" w:hAnsi="Menlo" w:cs="Menlo"/>
          <w:color w:val="D4D4D4"/>
          <w:kern w:val="0"/>
          <w:sz w:val="18"/>
          <w:szCs w:val="18"/>
          <w:lang w:val="en-JP"/>
        </w:rPr>
        <w:t xml:space="preserve">  </w:t>
      </w:r>
      <w:r w:rsidRPr="005E55F8">
        <w:rPr>
          <w:rFonts w:ascii="Menlo" w:eastAsia="Times New Roman" w:hAnsi="Menlo" w:cs="Menlo"/>
          <w:color w:val="6A9955"/>
          <w:kern w:val="0"/>
          <w:sz w:val="18"/>
          <w:szCs w:val="18"/>
          <w:lang w:val="en-JP"/>
        </w:rPr>
        <w:t xml:space="preserve"># </w:t>
      </w:r>
      <w:r w:rsidRPr="005E55F8">
        <w:rPr>
          <w:rFonts w:ascii="MS Mincho" w:eastAsia="MS Mincho" w:hAnsi="MS Mincho" w:cs="MS Mincho" w:hint="eastAsia"/>
          <w:color w:val="6A9955"/>
          <w:kern w:val="0"/>
          <w:sz w:val="18"/>
          <w:szCs w:val="18"/>
          <w:lang w:val="en-JP"/>
        </w:rPr>
        <w:t>単位は</w:t>
      </w:r>
      <w:r w:rsidRPr="005E55F8">
        <w:rPr>
          <w:rFonts w:ascii="Menlo" w:eastAsia="Times New Roman" w:hAnsi="Menlo" w:cs="Menlo"/>
          <w:color w:val="6A9955"/>
          <w:kern w:val="0"/>
          <w:sz w:val="18"/>
          <w:szCs w:val="18"/>
          <w:lang w:val="en-JP"/>
        </w:rPr>
        <w:t>(/cc) 2e2/4e2/16e22</w:t>
      </w:r>
    </w:p>
    <w:p w14:paraId="7E6D414D" w14:textId="01EAFDBE" w:rsidR="005E55F8" w:rsidRPr="00FB1746" w:rsidRDefault="005E55F8" w:rsidP="00FB1746">
      <w:pPr>
        <w:widowControl/>
        <w:shd w:val="clear" w:color="auto" w:fill="1E1E1E"/>
        <w:spacing w:line="270" w:lineRule="atLeast"/>
        <w:jc w:val="left"/>
        <w:rPr>
          <w:rFonts w:ascii="Menlo" w:eastAsia="Times New Roman" w:hAnsi="Menlo" w:cs="Menlo"/>
          <w:color w:val="D4D4D4"/>
          <w:kern w:val="0"/>
          <w:sz w:val="18"/>
          <w:szCs w:val="18"/>
          <w:lang w:val="en-JP"/>
        </w:rPr>
      </w:pPr>
      <w:r w:rsidRPr="005E55F8">
        <w:rPr>
          <w:rFonts w:ascii="Menlo" w:eastAsia="Times New Roman" w:hAnsi="Menlo" w:cs="Menlo"/>
          <w:color w:val="9CDCFE"/>
          <w:kern w:val="0"/>
          <w:sz w:val="18"/>
          <w:szCs w:val="18"/>
          <w:lang w:val="en-JP"/>
        </w:rPr>
        <w:t>plasma_scaleheight</w:t>
      </w:r>
      <w:r w:rsidRPr="005E55F8">
        <w:rPr>
          <w:rFonts w:ascii="Menlo" w:eastAsia="Times New Roman" w:hAnsi="Menlo" w:cs="Menlo"/>
          <w:color w:val="D4D4D4"/>
          <w:kern w:val="0"/>
          <w:sz w:val="18"/>
          <w:szCs w:val="18"/>
          <w:lang w:val="en-JP"/>
        </w:rPr>
        <w:t xml:space="preserve"> = </w:t>
      </w:r>
      <w:r w:rsidRPr="005E55F8">
        <w:rPr>
          <w:rFonts w:ascii="Menlo" w:eastAsia="Times New Roman" w:hAnsi="Menlo" w:cs="Menlo"/>
          <w:color w:val="CE9178"/>
          <w:kern w:val="0"/>
          <w:sz w:val="18"/>
          <w:szCs w:val="18"/>
          <w:lang w:val="en-JP"/>
        </w:rPr>
        <w:t>'6e2'</w:t>
      </w:r>
      <w:r w:rsidRPr="005E55F8">
        <w:rPr>
          <w:rFonts w:ascii="Menlo" w:eastAsia="Times New Roman" w:hAnsi="Menlo" w:cs="Menlo"/>
          <w:color w:val="D4D4D4"/>
          <w:kern w:val="0"/>
          <w:sz w:val="18"/>
          <w:szCs w:val="18"/>
          <w:lang w:val="en-JP"/>
        </w:rPr>
        <w:t xml:space="preserve">  </w:t>
      </w:r>
      <w:r w:rsidRPr="005E55F8">
        <w:rPr>
          <w:rFonts w:ascii="Menlo" w:eastAsia="Times New Roman" w:hAnsi="Menlo" w:cs="Menlo"/>
          <w:color w:val="6A9955"/>
          <w:kern w:val="0"/>
          <w:sz w:val="18"/>
          <w:szCs w:val="18"/>
          <w:lang w:val="en-JP"/>
        </w:rPr>
        <w:t xml:space="preserve"># </w:t>
      </w:r>
      <w:r w:rsidRPr="005E55F8">
        <w:rPr>
          <w:rFonts w:ascii="MS Mincho" w:eastAsia="MS Mincho" w:hAnsi="MS Mincho" w:cs="MS Mincho" w:hint="eastAsia"/>
          <w:color w:val="6A9955"/>
          <w:kern w:val="0"/>
          <w:sz w:val="18"/>
          <w:szCs w:val="18"/>
          <w:lang w:val="en-JP"/>
        </w:rPr>
        <w:t>単位は</w:t>
      </w:r>
      <w:r w:rsidRPr="005E55F8">
        <w:rPr>
          <w:rFonts w:ascii="Menlo" w:eastAsia="Times New Roman" w:hAnsi="Menlo" w:cs="Menlo"/>
          <w:color w:val="6A9955"/>
          <w:kern w:val="0"/>
          <w:sz w:val="18"/>
          <w:szCs w:val="18"/>
          <w:lang w:val="en-JP"/>
        </w:rPr>
        <w:t>(km) 1.5e2/3e2/6e2</w:t>
      </w:r>
    </w:p>
    <w:p w14:paraId="22BDA57A" w14:textId="1956EA16" w:rsidR="005E55F8" w:rsidRPr="008E2D7B" w:rsidRDefault="008E2D7B" w:rsidP="00583267">
      <w:pPr>
        <w:pStyle w:val="ListParagraph"/>
        <w:numPr>
          <w:ilvl w:val="0"/>
          <w:numId w:val="4"/>
        </w:numPr>
        <w:ind w:leftChars="0"/>
        <w:jc w:val="left"/>
        <w:rPr>
          <w:rFonts w:eastAsiaTheme="minorHAnsi"/>
          <w:lang w:val="en-JP"/>
        </w:rPr>
      </w:pPr>
      <w:r>
        <w:rPr>
          <w:rFonts w:eastAsiaTheme="minorHAnsi"/>
          <w:lang w:val="en-JP"/>
        </w:rPr>
        <w:t>W</w:t>
      </w:r>
      <w:r w:rsidRPr="008E2D7B">
        <w:rPr>
          <w:rFonts w:eastAsiaTheme="minorHAnsi"/>
          <w:lang w:val="en-JP"/>
        </w:rPr>
        <w:t xml:space="preserve">rite the target object, spacecraft name, number of flybys, maximum electron density, scale height, and how many times the background noise should be </w:t>
      </w:r>
      <w:r w:rsidRPr="008E2D7B">
        <w:rPr>
          <w:rFonts w:eastAsiaTheme="minorHAnsi"/>
          <w:lang w:val="en-JP"/>
        </w:rPr>
        <w:lastRenderedPageBreak/>
        <w:t>thresholded in the tools/ python_Jovian_radio_occultation/plot_f-t_2.py and run.</w:t>
      </w:r>
      <w:r w:rsidR="0050086C">
        <w:rPr>
          <w:rFonts w:eastAsiaTheme="minorHAnsi"/>
          <w:noProof/>
          <w:color w:val="000000" w:themeColor="text1"/>
          <w:lang w:val="ja-JP"/>
        </w:rPr>
        <w:drawing>
          <wp:inline distT="0" distB="0" distL="0" distR="0" wp14:anchorId="655CF541" wp14:editId="3852DEED">
            <wp:extent cx="5400040" cy="2082165"/>
            <wp:effectExtent l="0" t="0" r="0" b="635"/>
            <wp:docPr id="465833546"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33546" name="Picture 1" descr="A computer screen shot of a cod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400040" cy="2082165"/>
                    </a:xfrm>
                    <a:prstGeom prst="rect">
                      <a:avLst/>
                    </a:prstGeom>
                  </pic:spPr>
                </pic:pic>
              </a:graphicData>
            </a:graphic>
          </wp:inline>
        </w:drawing>
      </w:r>
    </w:p>
    <w:p w14:paraId="024481E9" w14:textId="45F36482" w:rsidR="00E566C0" w:rsidRDefault="00DC133B" w:rsidP="00EF312C">
      <w:pPr>
        <w:pStyle w:val="ListParagraph"/>
        <w:numPr>
          <w:ilvl w:val="1"/>
          <w:numId w:val="6"/>
        </w:numPr>
        <w:ind w:leftChars="0"/>
        <w:jc w:val="left"/>
        <w:rPr>
          <w:rFonts w:eastAsiaTheme="minorHAnsi"/>
          <w:lang w:val="en-JP"/>
        </w:rPr>
      </w:pPr>
      <w:r w:rsidRPr="00DC133B">
        <w:rPr>
          <w:rFonts w:eastAsiaTheme="minorHAnsi"/>
          <w:lang w:val="en-JP"/>
        </w:rPr>
        <w:t xml:space="preserve">Three f-t diagrams (full, ingress. Egress) are stored in  </w:t>
      </w:r>
      <w:r>
        <w:rPr>
          <w:rFonts w:eastAsiaTheme="minorHAnsi"/>
          <w:lang w:val="en-JP"/>
        </w:rPr>
        <w:t xml:space="preserve"> </w:t>
      </w:r>
      <w:r w:rsidRPr="00DC133B">
        <w:rPr>
          <w:rFonts w:eastAsiaTheme="minorHAnsi"/>
          <w:lang w:val="en-JP"/>
        </w:rPr>
        <w:t>'...</w:t>
      </w:r>
      <w:r>
        <w:rPr>
          <w:rFonts w:eastAsiaTheme="minorHAnsi"/>
          <w:lang w:val="en-JP"/>
        </w:rPr>
        <w:t xml:space="preserve"> </w:t>
      </w:r>
      <w:r w:rsidRPr="00DC133B">
        <w:rPr>
          <w:rFonts w:eastAsiaTheme="minorHAnsi"/>
          <w:lang w:val="en-JP"/>
        </w:rPr>
        <w:t>/result_for_yasudaetal2022/raytracing_'+cosm name+'_results/' +cosm name+'_'+maximum electron density+'_'+scale height+'/ and '. /result_for_yasudaetal2022/f-t_plot_'+probe_name+'_'+cosm name+'_'+number of flybys+'_flyby/radio_boundary_intensity_="magnitude of noise to threshold "dB</w:t>
      </w:r>
    </w:p>
    <w:p w14:paraId="6E155A2B" w14:textId="19A8075D" w:rsidR="00DC133B" w:rsidRDefault="00DC133B" w:rsidP="00EF312C">
      <w:pPr>
        <w:pStyle w:val="ListParagraph"/>
        <w:numPr>
          <w:ilvl w:val="1"/>
          <w:numId w:val="6"/>
        </w:numPr>
        <w:ind w:leftChars="0"/>
        <w:jc w:val="left"/>
        <w:rPr>
          <w:rFonts w:eastAsiaTheme="minorHAnsi"/>
          <w:color w:val="000000" w:themeColor="text1"/>
          <w:lang w:val="en-JP"/>
        </w:rPr>
      </w:pPr>
      <w:r w:rsidRPr="00DC133B">
        <w:rPr>
          <w:rFonts w:eastAsiaTheme="minorHAnsi"/>
          <w:color w:val="000000" w:themeColor="text1"/>
          <w:lang w:val="en-JP"/>
        </w:rPr>
        <w:t>An array examining the timing of exceeding the threshold value from the radio data at each of ingress and egress, as in '.../result_for_yasudaetal2022/radio_data_occultation_timing_' + spacecraft name + '_'+ celestial name + '_'+ number of flybys '_flyby/'+ celestial name + '_'+ "threshold noise factor" dB + '_ingress_time _data.txt', is stored for each frequency.</w:t>
      </w:r>
    </w:p>
    <w:p w14:paraId="711F500E" w14:textId="51FECFCE" w:rsidR="00EF312C" w:rsidRPr="000C6770" w:rsidRDefault="00C72A19" w:rsidP="000C6770">
      <w:pPr>
        <w:pStyle w:val="ListParagraph"/>
        <w:numPr>
          <w:ilvl w:val="1"/>
          <w:numId w:val="6"/>
        </w:numPr>
        <w:ind w:leftChars="0"/>
        <w:jc w:val="left"/>
        <w:rPr>
          <w:rFonts w:eastAsiaTheme="minorHAnsi"/>
          <w:lang w:val="en-JP"/>
        </w:rPr>
      </w:pPr>
      <w:r w:rsidRPr="00C72A19">
        <w:rPr>
          <w:rFonts w:eastAsiaTheme="minorHAnsi"/>
          <w:lang w:val="en-JP"/>
        </w:rPr>
        <w:t>The estimated occultation start and end times in ray tracing are stored for each frequency in '... /result_for_yasudaetal2022/raytracing_occultation_timing_' + spacecraft name +'_'+ celestial name +'_'+ flyby number +'_flyby/interpolated_' + spacecraft name +'_'+ celestial name +'_'+ flyby number+'_'+maximum electron density+'_'+scale height+'_ingress_time_list.txt'</w:t>
      </w:r>
    </w:p>
    <w:p w14:paraId="466E4272" w14:textId="396134D6" w:rsidR="00361CE7" w:rsidRPr="00C72A19" w:rsidRDefault="00C72A19" w:rsidP="00C72A19">
      <w:pPr>
        <w:pStyle w:val="ListParagraph"/>
        <w:numPr>
          <w:ilvl w:val="1"/>
          <w:numId w:val="6"/>
        </w:numPr>
        <w:ind w:leftChars="0"/>
        <w:jc w:val="left"/>
        <w:rPr>
          <w:rFonts w:eastAsiaTheme="minorHAnsi"/>
          <w:lang w:val="en-JP"/>
        </w:rPr>
      </w:pPr>
      <w:r w:rsidRPr="00C72A19">
        <w:rPr>
          <w:rFonts w:eastAsiaTheme="minorHAnsi"/>
          <w:lang w:val="en-JP"/>
        </w:rPr>
        <w:t>The difference between the occultation start and end times of ray tracings and observations is stored in '... /result_for_yasudaetal2022/radio_raytracing_occultation_timing_def_' + spacecraft name +'_'+ celestial name +'_'+ flyby number +'_flyby_radioint_"threshold noise multiplier "dB +'/ interpolated_'+source_name+'_'+max_electron_density+'_'+scale_height+'</w:t>
      </w:r>
      <w:r w:rsidRPr="00C72A19">
        <w:rPr>
          <w:rFonts w:eastAsiaTheme="minorHAnsi"/>
          <w:lang w:val="en-JP"/>
        </w:rPr>
        <w:lastRenderedPageBreak/>
        <w:t>_ingress_defference_time_'+radio_type_(A~D)+'_' multiplier_of_noise_to_threshold Magnification "dB.txt', calculated for each frequency.</w:t>
      </w:r>
      <w:r w:rsidR="000C6770" w:rsidRPr="00C72A19">
        <w:rPr>
          <w:rFonts w:eastAsiaTheme="minorHAnsi"/>
          <w:lang w:val="en-JP"/>
        </w:rPr>
        <w:t xml:space="preserve"> </w:t>
      </w:r>
    </w:p>
    <w:p w14:paraId="5B20ED29" w14:textId="60A9E112" w:rsidR="005E258B" w:rsidRDefault="005E258B" w:rsidP="009D6296">
      <w:pPr>
        <w:pStyle w:val="ListParagraph"/>
        <w:numPr>
          <w:ilvl w:val="0"/>
          <w:numId w:val="6"/>
        </w:numPr>
        <w:ind w:leftChars="0"/>
        <w:jc w:val="left"/>
        <w:rPr>
          <w:rFonts w:eastAsiaTheme="minorHAnsi"/>
          <w:lang w:val="en-JP"/>
        </w:rPr>
      </w:pPr>
      <w:r w:rsidRPr="005E258B">
        <w:rPr>
          <w:rFonts w:eastAsiaTheme="minorHAnsi"/>
          <w:lang w:val="en-JP"/>
        </w:rPr>
        <w:t xml:space="preserve">Write the name of the object, the name of the spacecraft, the number of flybys, the frequency range to be examined, the radio wave strength at the threshold, the start or end of occultation (ingress or egress), and the type of radio wave (A~D) in </w:t>
      </w:r>
      <w:r w:rsidRPr="005C62A9">
        <w:rPr>
          <w:rFonts w:eastAsiaTheme="minorHAnsi"/>
          <w:lang w:val="en-JP"/>
        </w:rPr>
        <w:t>tools/</w:t>
      </w:r>
      <w:r w:rsidRPr="00FD5FF1">
        <w:rPr>
          <w:rFonts w:eastAsiaTheme="minorHAnsi"/>
          <w:lang w:val="en-JP"/>
        </w:rPr>
        <w:t xml:space="preserve"> </w:t>
      </w:r>
      <w:r w:rsidRPr="009F76BE">
        <w:rPr>
          <w:rFonts w:eastAsiaTheme="minorHAnsi"/>
          <w:lang w:val="en-JP"/>
        </w:rPr>
        <w:t>python_Jovian_radio_occultation</w:t>
      </w:r>
      <w:r w:rsidRPr="007B2EC2">
        <w:rPr>
          <w:rFonts w:eastAsiaTheme="minorHAnsi"/>
          <w:lang w:val="en-JP"/>
        </w:rPr>
        <w:t xml:space="preserve"> /</w:t>
      </w:r>
      <w:r w:rsidRPr="003F0C56">
        <w:rPr>
          <w:rFonts w:eastAsiaTheme="minorHAnsi"/>
          <w:lang w:val="en-JP"/>
        </w:rPr>
        <w:t>evaluate_ft</w:t>
      </w:r>
      <w:r w:rsidRPr="000C6770">
        <w:rPr>
          <w:rFonts w:eastAsiaTheme="minorHAnsi"/>
          <w:lang w:val="en-JP"/>
        </w:rPr>
        <w:t>_2</w:t>
      </w:r>
      <w:r w:rsidRPr="003F0C56">
        <w:rPr>
          <w:rFonts w:eastAsiaTheme="minorHAnsi"/>
          <w:lang w:val="en-JP"/>
        </w:rPr>
        <w:t>.py</w:t>
      </w:r>
      <w:r w:rsidRPr="005E258B">
        <w:rPr>
          <w:rFonts w:eastAsiaTheme="minorHAnsi"/>
          <w:lang w:val="en-JP"/>
        </w:rPr>
        <w:t xml:space="preserve"> and run the simulation.</w:t>
      </w:r>
    </w:p>
    <w:p w14:paraId="4AD5379C" w14:textId="2CEEF24C" w:rsidR="00EF4E69" w:rsidRPr="001032D8" w:rsidRDefault="005E258B" w:rsidP="009D6296">
      <w:pPr>
        <w:pStyle w:val="ListParagraph"/>
        <w:numPr>
          <w:ilvl w:val="0"/>
          <w:numId w:val="6"/>
        </w:numPr>
        <w:ind w:leftChars="0"/>
        <w:jc w:val="left"/>
        <w:rPr>
          <w:rFonts w:eastAsiaTheme="minorHAnsi"/>
          <w:lang w:val="en-JP"/>
        </w:rPr>
      </w:pPr>
      <w:r w:rsidRPr="005E258B">
        <w:rPr>
          <w:rFonts w:eastAsiaTheme="minorHAnsi" w:cs="Menlo"/>
          <w:color w:val="000000" w:themeColor="text1"/>
          <w:kern w:val="0"/>
          <w:szCs w:val="21"/>
          <w:lang w:val="en-JP"/>
        </w:rPr>
        <w:t>Based on the ray tracing results so far, which electron density distribution fits the observation well, the results are output as a figure and text. The output will be sent to '... /result_for_yasudaetal2022/evaluate_f-t_diagram_plot_' + spacecraft name + '_' + object name + '_' + flyby number + '_flyby_radioint_' + "noise factor to threshold" dB</w:t>
      </w:r>
    </w:p>
    <w:p w14:paraId="42EF5B3A" w14:textId="77777777" w:rsidR="001032D8" w:rsidRPr="001032D8" w:rsidRDefault="001032D8" w:rsidP="001032D8">
      <w:pPr>
        <w:widowControl/>
        <w:shd w:val="clear" w:color="auto" w:fill="1E1E1E"/>
        <w:spacing w:line="270" w:lineRule="atLeast"/>
        <w:jc w:val="left"/>
        <w:rPr>
          <w:rFonts w:ascii="Menlo" w:eastAsia="Times New Roman" w:hAnsi="Menlo" w:cs="Menlo"/>
          <w:color w:val="D4D4D4"/>
          <w:kern w:val="0"/>
          <w:sz w:val="18"/>
          <w:szCs w:val="18"/>
          <w:lang w:val="en-JP"/>
        </w:rPr>
      </w:pPr>
      <w:r w:rsidRPr="001032D8">
        <w:rPr>
          <w:rFonts w:ascii="Menlo" w:eastAsia="Times New Roman" w:hAnsi="Menlo" w:cs="Menlo"/>
          <w:color w:val="6A9955"/>
          <w:kern w:val="0"/>
          <w:sz w:val="18"/>
          <w:szCs w:val="18"/>
          <w:lang w:val="en-JP"/>
        </w:rPr>
        <w:t>####################################################</w:t>
      </w:r>
    </w:p>
    <w:p w14:paraId="4D125786" w14:textId="09161339" w:rsidR="001032D8" w:rsidRPr="001032D8" w:rsidRDefault="001032D8" w:rsidP="001032D8">
      <w:pPr>
        <w:widowControl/>
        <w:shd w:val="clear" w:color="auto" w:fill="1E1E1E"/>
        <w:spacing w:line="270" w:lineRule="atLeast"/>
        <w:jc w:val="left"/>
        <w:rPr>
          <w:rFonts w:ascii="Menlo" w:eastAsia="Times New Roman" w:hAnsi="Menlo" w:cs="Menlo"/>
          <w:color w:val="D4D4D4"/>
          <w:kern w:val="0"/>
          <w:sz w:val="18"/>
          <w:szCs w:val="18"/>
          <w:lang w:val="en-JP"/>
        </w:rPr>
      </w:pPr>
      <w:r w:rsidRPr="001032D8">
        <w:rPr>
          <w:rFonts w:ascii="Menlo" w:eastAsia="Times New Roman" w:hAnsi="Menlo" w:cs="Menlo"/>
          <w:color w:val="9CDCFE"/>
          <w:kern w:val="0"/>
          <w:sz w:val="18"/>
          <w:szCs w:val="18"/>
          <w:lang w:val="en-JP"/>
        </w:rPr>
        <w:t>object_name</w:t>
      </w:r>
      <w:r w:rsidRPr="001032D8">
        <w:rPr>
          <w:rFonts w:ascii="Menlo" w:eastAsia="Times New Roman" w:hAnsi="Menlo" w:cs="Menlo"/>
          <w:color w:val="D4D4D4"/>
          <w:kern w:val="0"/>
          <w:sz w:val="18"/>
          <w:szCs w:val="18"/>
          <w:lang w:val="en-JP"/>
        </w:rPr>
        <w:t xml:space="preserve"> = </w:t>
      </w:r>
      <w:r w:rsidRPr="001032D8">
        <w:rPr>
          <w:rFonts w:ascii="Menlo" w:eastAsia="Times New Roman" w:hAnsi="Menlo" w:cs="Menlo"/>
          <w:color w:val="CE9178"/>
          <w:kern w:val="0"/>
          <w:sz w:val="18"/>
          <w:szCs w:val="18"/>
          <w:lang w:val="en-JP"/>
        </w:rPr>
        <w:t>'ganymede'</w:t>
      </w:r>
      <w:r w:rsidRPr="001032D8">
        <w:rPr>
          <w:rFonts w:ascii="Menlo" w:eastAsia="Times New Roman" w:hAnsi="Menlo" w:cs="Menlo"/>
          <w:color w:val="D4D4D4"/>
          <w:kern w:val="0"/>
          <w:sz w:val="18"/>
          <w:szCs w:val="18"/>
          <w:lang w:val="en-JP"/>
        </w:rPr>
        <w:t xml:space="preserve">  </w:t>
      </w:r>
      <w:r w:rsidRPr="001032D8">
        <w:rPr>
          <w:rFonts w:ascii="Menlo" w:eastAsia="Times New Roman" w:hAnsi="Menlo" w:cs="Menlo"/>
          <w:color w:val="6A9955"/>
          <w:kern w:val="0"/>
          <w:sz w:val="18"/>
          <w:szCs w:val="18"/>
          <w:lang w:val="en-JP"/>
        </w:rPr>
        <w:t># ganydeme/europa/calisto`</w:t>
      </w:r>
    </w:p>
    <w:p w14:paraId="53B48F36" w14:textId="77777777" w:rsidR="001032D8" w:rsidRPr="001032D8" w:rsidRDefault="001032D8" w:rsidP="001032D8">
      <w:pPr>
        <w:widowControl/>
        <w:shd w:val="clear" w:color="auto" w:fill="1E1E1E"/>
        <w:spacing w:line="270" w:lineRule="atLeast"/>
        <w:jc w:val="left"/>
        <w:rPr>
          <w:rFonts w:ascii="Menlo" w:eastAsia="Times New Roman" w:hAnsi="Menlo" w:cs="Menlo"/>
          <w:color w:val="D4D4D4"/>
          <w:kern w:val="0"/>
          <w:sz w:val="18"/>
          <w:szCs w:val="18"/>
          <w:lang w:val="en-JP"/>
        </w:rPr>
      </w:pPr>
      <w:r w:rsidRPr="001032D8">
        <w:rPr>
          <w:rFonts w:ascii="Menlo" w:eastAsia="Times New Roman" w:hAnsi="Menlo" w:cs="Menlo"/>
          <w:color w:val="9CDCFE"/>
          <w:kern w:val="0"/>
          <w:sz w:val="18"/>
          <w:szCs w:val="18"/>
          <w:lang w:val="en-JP"/>
        </w:rPr>
        <w:t>spacecraft_name</w:t>
      </w:r>
      <w:r w:rsidRPr="001032D8">
        <w:rPr>
          <w:rFonts w:ascii="Menlo" w:eastAsia="Times New Roman" w:hAnsi="Menlo" w:cs="Menlo"/>
          <w:color w:val="D4D4D4"/>
          <w:kern w:val="0"/>
          <w:sz w:val="18"/>
          <w:szCs w:val="18"/>
          <w:lang w:val="en-JP"/>
        </w:rPr>
        <w:t xml:space="preserve"> = </w:t>
      </w:r>
      <w:r w:rsidRPr="001032D8">
        <w:rPr>
          <w:rFonts w:ascii="Menlo" w:eastAsia="Times New Roman" w:hAnsi="Menlo" w:cs="Menlo"/>
          <w:color w:val="CE9178"/>
          <w:kern w:val="0"/>
          <w:sz w:val="18"/>
          <w:szCs w:val="18"/>
          <w:lang w:val="en-JP"/>
        </w:rPr>
        <w:t>"galileo"</w:t>
      </w:r>
      <w:r w:rsidRPr="001032D8">
        <w:rPr>
          <w:rFonts w:ascii="Menlo" w:eastAsia="Times New Roman" w:hAnsi="Menlo" w:cs="Menlo"/>
          <w:color w:val="D4D4D4"/>
          <w:kern w:val="0"/>
          <w:sz w:val="18"/>
          <w:szCs w:val="18"/>
          <w:lang w:val="en-JP"/>
        </w:rPr>
        <w:t xml:space="preserve">  </w:t>
      </w:r>
      <w:r w:rsidRPr="001032D8">
        <w:rPr>
          <w:rFonts w:ascii="Menlo" w:eastAsia="Times New Roman" w:hAnsi="Menlo" w:cs="Menlo"/>
          <w:color w:val="6A9955"/>
          <w:kern w:val="0"/>
          <w:sz w:val="18"/>
          <w:szCs w:val="18"/>
          <w:lang w:val="en-JP"/>
        </w:rPr>
        <w:t># galileo/JUICE(?)</w:t>
      </w:r>
    </w:p>
    <w:p w14:paraId="483E26FD" w14:textId="0F1DA014" w:rsidR="001032D8" w:rsidRPr="001032D8" w:rsidRDefault="001032D8" w:rsidP="001032D8">
      <w:pPr>
        <w:widowControl/>
        <w:shd w:val="clear" w:color="auto" w:fill="1E1E1E"/>
        <w:spacing w:line="270" w:lineRule="atLeast"/>
        <w:jc w:val="left"/>
        <w:rPr>
          <w:rFonts w:ascii="Menlo" w:eastAsia="Times New Roman" w:hAnsi="Menlo" w:cs="Menlo"/>
          <w:color w:val="D4D4D4"/>
          <w:kern w:val="0"/>
          <w:sz w:val="18"/>
          <w:szCs w:val="18"/>
          <w:lang w:val="en-JP"/>
        </w:rPr>
      </w:pPr>
      <w:r w:rsidRPr="001032D8">
        <w:rPr>
          <w:rFonts w:ascii="Menlo" w:eastAsia="Times New Roman" w:hAnsi="Menlo" w:cs="Menlo"/>
          <w:color w:val="9CDCFE"/>
          <w:kern w:val="0"/>
          <w:sz w:val="18"/>
          <w:szCs w:val="18"/>
          <w:lang w:val="en-JP"/>
        </w:rPr>
        <w:t>time_of_flybies</w:t>
      </w:r>
      <w:r w:rsidRPr="001032D8">
        <w:rPr>
          <w:rFonts w:ascii="Menlo" w:eastAsia="Times New Roman" w:hAnsi="Menlo" w:cs="Menlo"/>
          <w:color w:val="D4D4D4"/>
          <w:kern w:val="0"/>
          <w:sz w:val="18"/>
          <w:szCs w:val="18"/>
          <w:lang w:val="en-JP"/>
        </w:rPr>
        <w:t xml:space="preserve"> = </w:t>
      </w:r>
      <w:r w:rsidRPr="001032D8">
        <w:rPr>
          <w:rFonts w:ascii="Menlo" w:eastAsia="Times New Roman" w:hAnsi="Menlo" w:cs="Menlo"/>
          <w:color w:val="B5CEA8"/>
          <w:kern w:val="0"/>
          <w:sz w:val="18"/>
          <w:szCs w:val="18"/>
          <w:lang w:val="en-JP"/>
        </w:rPr>
        <w:t>1</w:t>
      </w:r>
      <w:r w:rsidRPr="001032D8">
        <w:rPr>
          <w:rFonts w:ascii="Menlo" w:eastAsia="Times New Roman" w:hAnsi="Menlo" w:cs="Menlo"/>
          <w:color w:val="D4D4D4"/>
          <w:kern w:val="0"/>
          <w:sz w:val="18"/>
          <w:szCs w:val="18"/>
          <w:lang w:val="en-JP"/>
        </w:rPr>
        <w:t xml:space="preserve">  </w:t>
      </w:r>
      <w:r w:rsidRPr="001032D8">
        <w:rPr>
          <w:rFonts w:ascii="Menlo" w:eastAsia="Times New Roman" w:hAnsi="Menlo" w:cs="Menlo"/>
          <w:color w:val="6A9955"/>
          <w:kern w:val="0"/>
          <w:sz w:val="18"/>
          <w:szCs w:val="18"/>
          <w:lang w:val="en-JP"/>
        </w:rPr>
        <w:t># ..th flyby</w:t>
      </w:r>
    </w:p>
    <w:p w14:paraId="7CED0752" w14:textId="799D8223" w:rsidR="001032D8" w:rsidRPr="001032D8" w:rsidRDefault="001032D8" w:rsidP="001032D8">
      <w:pPr>
        <w:widowControl/>
        <w:shd w:val="clear" w:color="auto" w:fill="1E1E1E"/>
        <w:spacing w:line="270" w:lineRule="atLeast"/>
        <w:jc w:val="left"/>
        <w:rPr>
          <w:rFonts w:ascii="Menlo" w:eastAsia="Times New Roman" w:hAnsi="Menlo" w:cs="Menlo"/>
          <w:color w:val="D4D4D4"/>
          <w:kern w:val="0"/>
          <w:sz w:val="18"/>
          <w:szCs w:val="18"/>
          <w:lang w:val="en-JP"/>
        </w:rPr>
      </w:pPr>
      <w:r w:rsidRPr="001032D8">
        <w:rPr>
          <w:rFonts w:ascii="Menlo" w:eastAsia="Times New Roman" w:hAnsi="Menlo" w:cs="Menlo"/>
          <w:color w:val="CE9178"/>
          <w:kern w:val="0"/>
          <w:sz w:val="18"/>
          <w:szCs w:val="18"/>
          <w:lang w:val="en-JP"/>
        </w:rPr>
        <w:t>"""lowest frequency and highest_freqency(MHz)"""</w:t>
      </w:r>
    </w:p>
    <w:p w14:paraId="2C3ECE06" w14:textId="77777777" w:rsidR="001032D8" w:rsidRPr="001032D8" w:rsidRDefault="001032D8" w:rsidP="001032D8">
      <w:pPr>
        <w:widowControl/>
        <w:shd w:val="clear" w:color="auto" w:fill="1E1E1E"/>
        <w:spacing w:line="270" w:lineRule="atLeast"/>
        <w:jc w:val="left"/>
        <w:rPr>
          <w:rFonts w:ascii="Menlo" w:eastAsia="Times New Roman" w:hAnsi="Menlo" w:cs="Menlo"/>
          <w:color w:val="D4D4D4"/>
          <w:kern w:val="0"/>
          <w:sz w:val="18"/>
          <w:szCs w:val="18"/>
          <w:lang w:val="en-JP"/>
        </w:rPr>
      </w:pPr>
      <w:r w:rsidRPr="001032D8">
        <w:rPr>
          <w:rFonts w:ascii="Menlo" w:eastAsia="Times New Roman" w:hAnsi="Menlo" w:cs="Menlo"/>
          <w:color w:val="9CDCFE"/>
          <w:kern w:val="0"/>
          <w:sz w:val="18"/>
          <w:szCs w:val="18"/>
          <w:lang w:val="en-JP"/>
        </w:rPr>
        <w:t>using_frequency_range</w:t>
      </w:r>
      <w:r w:rsidRPr="001032D8">
        <w:rPr>
          <w:rFonts w:ascii="Menlo" w:eastAsia="Times New Roman" w:hAnsi="Menlo" w:cs="Menlo"/>
          <w:color w:val="D4D4D4"/>
          <w:kern w:val="0"/>
          <w:sz w:val="18"/>
          <w:szCs w:val="18"/>
          <w:lang w:val="en-JP"/>
        </w:rPr>
        <w:t xml:space="preserve"> = [</w:t>
      </w:r>
      <w:r w:rsidRPr="001032D8">
        <w:rPr>
          <w:rFonts w:ascii="Menlo" w:eastAsia="Times New Roman" w:hAnsi="Menlo" w:cs="Menlo"/>
          <w:color w:val="B5CEA8"/>
          <w:kern w:val="0"/>
          <w:sz w:val="18"/>
          <w:szCs w:val="18"/>
          <w:lang w:val="en-JP"/>
        </w:rPr>
        <w:t>5.5e-1</w:t>
      </w:r>
      <w:r w:rsidRPr="001032D8">
        <w:rPr>
          <w:rFonts w:ascii="Menlo" w:eastAsia="Times New Roman" w:hAnsi="Menlo" w:cs="Menlo"/>
          <w:color w:val="D4D4D4"/>
          <w:kern w:val="0"/>
          <w:sz w:val="18"/>
          <w:szCs w:val="18"/>
          <w:lang w:val="en-JP"/>
        </w:rPr>
        <w:t xml:space="preserve">, </w:t>
      </w:r>
      <w:r w:rsidRPr="001032D8">
        <w:rPr>
          <w:rFonts w:ascii="Menlo" w:eastAsia="Times New Roman" w:hAnsi="Menlo" w:cs="Menlo"/>
          <w:color w:val="B5CEA8"/>
          <w:kern w:val="0"/>
          <w:sz w:val="18"/>
          <w:szCs w:val="18"/>
          <w:lang w:val="en-JP"/>
        </w:rPr>
        <w:t>6</w:t>
      </w:r>
      <w:r w:rsidRPr="001032D8">
        <w:rPr>
          <w:rFonts w:ascii="Menlo" w:eastAsia="Times New Roman" w:hAnsi="Menlo" w:cs="Menlo"/>
          <w:color w:val="D4D4D4"/>
          <w:kern w:val="0"/>
          <w:sz w:val="18"/>
          <w:szCs w:val="18"/>
          <w:lang w:val="en-JP"/>
        </w:rPr>
        <w:t xml:space="preserve">]  </w:t>
      </w:r>
      <w:r w:rsidRPr="001032D8">
        <w:rPr>
          <w:rFonts w:ascii="Menlo" w:eastAsia="Times New Roman" w:hAnsi="Menlo" w:cs="Menlo"/>
          <w:color w:val="6A9955"/>
          <w:kern w:val="0"/>
          <w:sz w:val="18"/>
          <w:szCs w:val="18"/>
          <w:lang w:val="en-JP"/>
        </w:rPr>
        <w:t># egress</w:t>
      </w:r>
    </w:p>
    <w:p w14:paraId="00729220" w14:textId="77777777" w:rsidR="001032D8" w:rsidRPr="001032D8" w:rsidRDefault="001032D8" w:rsidP="001032D8">
      <w:pPr>
        <w:widowControl/>
        <w:shd w:val="clear" w:color="auto" w:fill="1E1E1E"/>
        <w:spacing w:line="270" w:lineRule="atLeast"/>
        <w:jc w:val="left"/>
        <w:rPr>
          <w:rFonts w:ascii="Menlo" w:eastAsia="Times New Roman" w:hAnsi="Menlo" w:cs="Menlo"/>
          <w:color w:val="D4D4D4"/>
          <w:kern w:val="0"/>
          <w:sz w:val="18"/>
          <w:szCs w:val="18"/>
          <w:lang w:val="en-JP"/>
        </w:rPr>
      </w:pPr>
      <w:r w:rsidRPr="001032D8">
        <w:rPr>
          <w:rFonts w:ascii="Menlo" w:eastAsia="Times New Roman" w:hAnsi="Menlo" w:cs="Menlo"/>
          <w:color w:val="9CDCFE"/>
          <w:kern w:val="0"/>
          <w:sz w:val="18"/>
          <w:szCs w:val="18"/>
          <w:lang w:val="en-JP"/>
        </w:rPr>
        <w:t>boundary_intensity_str</w:t>
      </w:r>
      <w:r w:rsidRPr="001032D8">
        <w:rPr>
          <w:rFonts w:ascii="Menlo" w:eastAsia="Times New Roman" w:hAnsi="Menlo" w:cs="Menlo"/>
          <w:color w:val="D4D4D4"/>
          <w:kern w:val="0"/>
          <w:sz w:val="18"/>
          <w:szCs w:val="18"/>
          <w:lang w:val="en-JP"/>
        </w:rPr>
        <w:t xml:space="preserve"> = </w:t>
      </w:r>
      <w:r w:rsidRPr="001032D8">
        <w:rPr>
          <w:rFonts w:ascii="Menlo" w:eastAsia="Times New Roman" w:hAnsi="Menlo" w:cs="Menlo"/>
          <w:color w:val="CE9178"/>
          <w:kern w:val="0"/>
          <w:sz w:val="18"/>
          <w:szCs w:val="18"/>
          <w:lang w:val="en-JP"/>
        </w:rPr>
        <w:t>'7e-16'</w:t>
      </w:r>
      <w:r w:rsidRPr="001032D8">
        <w:rPr>
          <w:rFonts w:ascii="Menlo" w:eastAsia="Times New Roman" w:hAnsi="Menlo" w:cs="Menlo"/>
          <w:color w:val="D4D4D4"/>
          <w:kern w:val="0"/>
          <w:sz w:val="18"/>
          <w:szCs w:val="18"/>
          <w:lang w:val="en-JP"/>
        </w:rPr>
        <w:t xml:space="preserve">  </w:t>
      </w:r>
      <w:r w:rsidRPr="001032D8">
        <w:rPr>
          <w:rFonts w:ascii="Menlo" w:eastAsia="Times New Roman" w:hAnsi="Menlo" w:cs="Menlo"/>
          <w:color w:val="6A9955"/>
          <w:kern w:val="0"/>
          <w:sz w:val="18"/>
          <w:szCs w:val="18"/>
          <w:lang w:val="en-JP"/>
        </w:rPr>
        <w:t># '7e-16' '1e-15'</w:t>
      </w:r>
    </w:p>
    <w:p w14:paraId="465C9637" w14:textId="77777777" w:rsidR="001032D8" w:rsidRPr="001032D8" w:rsidRDefault="001032D8" w:rsidP="001032D8">
      <w:pPr>
        <w:widowControl/>
        <w:shd w:val="clear" w:color="auto" w:fill="1E1E1E"/>
        <w:spacing w:line="270" w:lineRule="atLeast"/>
        <w:jc w:val="left"/>
        <w:rPr>
          <w:rFonts w:ascii="Menlo" w:eastAsia="Times New Roman" w:hAnsi="Menlo" w:cs="Menlo"/>
          <w:color w:val="D4D4D4"/>
          <w:kern w:val="0"/>
          <w:sz w:val="18"/>
          <w:szCs w:val="18"/>
          <w:lang w:val="en-JP"/>
        </w:rPr>
      </w:pPr>
      <w:r w:rsidRPr="001032D8">
        <w:rPr>
          <w:rFonts w:ascii="Menlo" w:eastAsia="Times New Roman" w:hAnsi="Menlo" w:cs="Menlo"/>
          <w:color w:val="9CDCFE"/>
          <w:kern w:val="0"/>
          <w:sz w:val="18"/>
          <w:szCs w:val="18"/>
          <w:lang w:val="en-JP"/>
        </w:rPr>
        <w:t>occultaion_type</w:t>
      </w:r>
      <w:r w:rsidRPr="001032D8">
        <w:rPr>
          <w:rFonts w:ascii="Menlo" w:eastAsia="Times New Roman" w:hAnsi="Menlo" w:cs="Menlo"/>
          <w:color w:val="D4D4D4"/>
          <w:kern w:val="0"/>
          <w:sz w:val="18"/>
          <w:szCs w:val="18"/>
          <w:lang w:val="en-JP"/>
        </w:rPr>
        <w:t xml:space="preserve"> = </w:t>
      </w:r>
      <w:r w:rsidRPr="001032D8">
        <w:rPr>
          <w:rFonts w:ascii="Menlo" w:eastAsia="Times New Roman" w:hAnsi="Menlo" w:cs="Menlo"/>
          <w:color w:val="CE9178"/>
          <w:kern w:val="0"/>
          <w:sz w:val="18"/>
          <w:szCs w:val="18"/>
          <w:lang w:val="en-JP"/>
        </w:rPr>
        <w:t>'egress'</w:t>
      </w:r>
      <w:r w:rsidRPr="001032D8">
        <w:rPr>
          <w:rFonts w:ascii="Menlo" w:eastAsia="Times New Roman" w:hAnsi="Menlo" w:cs="Menlo"/>
          <w:color w:val="D4D4D4"/>
          <w:kern w:val="0"/>
          <w:sz w:val="18"/>
          <w:szCs w:val="18"/>
          <w:lang w:val="en-JP"/>
        </w:rPr>
        <w:t xml:space="preserve">  </w:t>
      </w:r>
      <w:r w:rsidRPr="001032D8">
        <w:rPr>
          <w:rFonts w:ascii="Menlo" w:eastAsia="Times New Roman" w:hAnsi="Menlo" w:cs="Menlo"/>
          <w:color w:val="6A9955"/>
          <w:kern w:val="0"/>
          <w:sz w:val="18"/>
          <w:szCs w:val="18"/>
          <w:lang w:val="en-JP"/>
        </w:rPr>
        <w:t># 'ingress' or 'egress'</w:t>
      </w:r>
    </w:p>
    <w:p w14:paraId="2B6AB647" w14:textId="76FBF88B" w:rsidR="00F83ED3" w:rsidRDefault="001032D8" w:rsidP="002E7DA3">
      <w:pPr>
        <w:widowControl/>
        <w:shd w:val="clear" w:color="auto" w:fill="1E1E1E"/>
        <w:spacing w:line="270" w:lineRule="atLeast"/>
        <w:jc w:val="left"/>
        <w:rPr>
          <w:rFonts w:ascii="Menlo" w:eastAsia="Times New Roman" w:hAnsi="Menlo" w:cs="Menlo"/>
          <w:color w:val="6A9955"/>
          <w:kern w:val="0"/>
          <w:sz w:val="18"/>
          <w:szCs w:val="18"/>
          <w:lang w:val="en-JP"/>
        </w:rPr>
      </w:pPr>
      <w:r w:rsidRPr="001032D8">
        <w:rPr>
          <w:rFonts w:ascii="Menlo" w:eastAsia="Times New Roman" w:hAnsi="Menlo" w:cs="Menlo"/>
          <w:color w:val="9CDCFE"/>
          <w:kern w:val="0"/>
          <w:sz w:val="18"/>
          <w:szCs w:val="18"/>
          <w:lang w:val="en-JP"/>
        </w:rPr>
        <w:t>radio_type</w:t>
      </w:r>
      <w:r w:rsidRPr="001032D8">
        <w:rPr>
          <w:rFonts w:ascii="Menlo" w:eastAsia="Times New Roman" w:hAnsi="Menlo" w:cs="Menlo"/>
          <w:color w:val="D4D4D4"/>
          <w:kern w:val="0"/>
          <w:sz w:val="18"/>
          <w:szCs w:val="18"/>
          <w:lang w:val="en-JP"/>
        </w:rPr>
        <w:t xml:space="preserve"> = </w:t>
      </w:r>
      <w:r w:rsidRPr="001032D8">
        <w:rPr>
          <w:rFonts w:ascii="Menlo" w:eastAsia="Times New Roman" w:hAnsi="Menlo" w:cs="Menlo"/>
          <w:color w:val="CE9178"/>
          <w:kern w:val="0"/>
          <w:sz w:val="18"/>
          <w:szCs w:val="18"/>
          <w:lang w:val="en-JP"/>
        </w:rPr>
        <w:t>'A'</w:t>
      </w:r>
      <w:r w:rsidRPr="001032D8">
        <w:rPr>
          <w:rFonts w:ascii="Menlo" w:eastAsia="Times New Roman" w:hAnsi="Menlo" w:cs="Menlo"/>
          <w:color w:val="D4D4D4"/>
          <w:kern w:val="0"/>
          <w:sz w:val="18"/>
          <w:szCs w:val="18"/>
          <w:lang w:val="en-JP"/>
        </w:rPr>
        <w:t xml:space="preserve">  </w:t>
      </w:r>
      <w:r w:rsidRPr="001032D8">
        <w:rPr>
          <w:rFonts w:ascii="Menlo" w:eastAsia="Times New Roman" w:hAnsi="Menlo" w:cs="Menlo"/>
          <w:color w:val="6A9955"/>
          <w:kern w:val="0"/>
          <w:sz w:val="18"/>
          <w:szCs w:val="18"/>
          <w:lang w:val="en-JP"/>
        </w:rPr>
        <w:t># 'A' or 'B' or 'C' or 'D'</w:t>
      </w:r>
    </w:p>
    <w:p w14:paraId="3B7ADB8A" w14:textId="73451E76" w:rsidR="00765468" w:rsidRDefault="00765468" w:rsidP="002E7DA3">
      <w:pPr>
        <w:widowControl/>
        <w:shd w:val="clear" w:color="auto" w:fill="1E1E1E"/>
        <w:spacing w:line="270" w:lineRule="atLeast"/>
        <w:jc w:val="left"/>
        <w:rPr>
          <w:rFonts w:ascii="Menlo" w:eastAsia="Times New Roman" w:hAnsi="Menlo" w:cs="Menlo"/>
          <w:color w:val="6A9955"/>
          <w:kern w:val="0"/>
          <w:sz w:val="18"/>
          <w:szCs w:val="18"/>
          <w:lang w:val="en-JP"/>
        </w:rPr>
      </w:pPr>
    </w:p>
    <w:p w14:paraId="2B7B963F" w14:textId="3C3E2AC0" w:rsidR="00D225F6" w:rsidRDefault="00D225F6" w:rsidP="00D225F6">
      <w:pPr>
        <w:jc w:val="center"/>
        <w:rPr>
          <w:rFonts w:asciiTheme="majorHAnsi" w:eastAsiaTheme="majorHAnsi" w:hAnsiTheme="majorHAnsi"/>
        </w:rPr>
      </w:pPr>
      <w:r>
        <w:br w:type="page"/>
      </w:r>
      <w:r>
        <w:rPr>
          <w:rFonts w:asciiTheme="majorHAnsi" w:eastAsiaTheme="majorHAnsi" w:hAnsiTheme="majorHAnsi" w:hint="eastAsia"/>
        </w:rPr>
        <w:lastRenderedPageBreak/>
        <w:t>❸</w:t>
      </w:r>
      <w:r w:rsidR="005E258B" w:rsidRPr="005E258B">
        <w:rPr>
          <w:rFonts w:asciiTheme="majorHAnsi" w:eastAsiaTheme="majorHAnsi" w:hAnsiTheme="majorHAnsi"/>
        </w:rPr>
        <w:t>Method for plotting the locations of occultation observations</w:t>
      </w:r>
    </w:p>
    <w:p w14:paraId="64295242" w14:textId="007BCEB7" w:rsidR="00BE4EDC" w:rsidRPr="005E258B" w:rsidRDefault="005E258B" w:rsidP="005E258B">
      <w:pPr>
        <w:pStyle w:val="ListParagraph"/>
        <w:numPr>
          <w:ilvl w:val="0"/>
          <w:numId w:val="14"/>
        </w:numPr>
        <w:ind w:leftChars="0"/>
        <w:jc w:val="left"/>
        <w:rPr>
          <w:rFonts w:asciiTheme="minorEastAsia" w:hAnsiTheme="minorEastAsia"/>
        </w:rPr>
      </w:pPr>
      <w:r w:rsidRPr="005E258B">
        <w:rPr>
          <w:rFonts w:asciiTheme="minorEastAsia" w:hAnsiTheme="minorEastAsia"/>
        </w:rPr>
        <w:t>Obtain position data of the spacecraft and the Moon as seen from the center of Jupiter in the lunar system coordinates during the time period used in the observation.</w:t>
      </w:r>
      <w:r w:rsidR="00C20916" w:rsidRPr="005E258B">
        <w:rPr>
          <w:rFonts w:asciiTheme="minorEastAsia" w:hAnsiTheme="minorEastAsia" w:hint="eastAsia"/>
        </w:rPr>
        <w:t>（</w:t>
      </w:r>
      <w:r>
        <w:rPr>
          <w:rFonts w:asciiTheme="minorEastAsia" w:hAnsiTheme="minorEastAsia"/>
        </w:rPr>
        <w:t xml:space="preserve">from </w:t>
      </w:r>
      <w:hyperlink r:id="rId19" w:anchor="StateVector" w:history="1">
        <w:r w:rsidRPr="0006257C">
          <w:rPr>
            <w:rStyle w:val="Hyperlink"/>
            <w:rFonts w:asciiTheme="minorEastAsia" w:hAnsiTheme="minorEastAsia"/>
          </w:rPr>
          <w:t>https://wgc2.jpl.nasa.gov:8443/webgeocalc/#StateVector</w:t>
        </w:r>
      </w:hyperlink>
      <w:r w:rsidR="00C20916" w:rsidRPr="005E258B">
        <w:rPr>
          <w:rFonts w:asciiTheme="minorEastAsia" w:hAnsiTheme="minorEastAsia" w:hint="eastAsia"/>
        </w:rPr>
        <w:t>）</w:t>
      </w:r>
    </w:p>
    <w:p w14:paraId="51EAC054" w14:textId="0DEF87EB" w:rsidR="00C20916" w:rsidRDefault="00C20916" w:rsidP="00C20916">
      <w:pPr>
        <w:pStyle w:val="ListParagraph"/>
        <w:ind w:leftChars="0" w:left="720"/>
        <w:jc w:val="left"/>
        <w:rPr>
          <w:rFonts w:asciiTheme="minorEastAsia" w:hAnsiTheme="minorEastAsia"/>
        </w:rPr>
      </w:pPr>
      <w:r w:rsidRPr="00C20916">
        <w:rPr>
          <w:rFonts w:asciiTheme="minorEastAsia" w:hAnsiTheme="minorEastAsia"/>
          <w:noProof/>
        </w:rPr>
        <w:drawing>
          <wp:inline distT="0" distB="0" distL="0" distR="0" wp14:anchorId="393DE956" wp14:editId="618089C6">
            <wp:extent cx="4540102" cy="2158409"/>
            <wp:effectExtent l="0" t="0" r="0" b="635"/>
            <wp:docPr id="11" name="Picture 11" descr="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pplication, table&#10;&#10;Description automatically generated"/>
                    <pic:cNvPicPr/>
                  </pic:nvPicPr>
                  <pic:blipFill rotWithShape="1">
                    <a:blip r:embed="rId20"/>
                    <a:srcRect r="3395" b="46855"/>
                    <a:stretch/>
                  </pic:blipFill>
                  <pic:spPr bwMode="auto">
                    <a:xfrm>
                      <a:off x="0" y="0"/>
                      <a:ext cx="4552508" cy="2164307"/>
                    </a:xfrm>
                    <a:prstGeom prst="rect">
                      <a:avLst/>
                    </a:prstGeom>
                    <a:ln>
                      <a:noFill/>
                    </a:ln>
                    <a:extLst>
                      <a:ext uri="{53640926-AAD7-44D8-BBD7-CCE9431645EC}">
                        <a14:shadowObscured xmlns:a14="http://schemas.microsoft.com/office/drawing/2010/main"/>
                      </a:ext>
                    </a:extLst>
                  </pic:spPr>
                </pic:pic>
              </a:graphicData>
            </a:graphic>
          </wp:inline>
        </w:drawing>
      </w:r>
    </w:p>
    <w:p w14:paraId="3EE64DB1" w14:textId="5029637E" w:rsidR="00C20916" w:rsidRPr="00D87C60" w:rsidRDefault="005E258B" w:rsidP="00D87C60">
      <w:pPr>
        <w:pStyle w:val="ListParagraph"/>
        <w:ind w:leftChars="0" w:left="720"/>
        <w:jc w:val="left"/>
        <w:rPr>
          <w:rFonts w:asciiTheme="minorEastAsia" w:hAnsiTheme="minorEastAsia"/>
        </w:rPr>
      </w:pPr>
      <w:r w:rsidRPr="005E258B">
        <w:rPr>
          <w:rFonts w:asciiTheme="minorEastAsia" w:hAnsiTheme="minorEastAsia"/>
        </w:rPr>
        <w:t>Time ranges and time steps are based on the simulation.</w:t>
      </w:r>
      <w:r w:rsidR="00514AA3">
        <w:rPr>
          <w:rFonts w:asciiTheme="minorEastAsia" w:hAnsiTheme="minorEastAsia" w:hint="eastAsia"/>
        </w:rPr>
        <w:t>（</w:t>
      </w:r>
      <w:r w:rsidR="00D87C60" w:rsidRPr="00D87C60">
        <w:rPr>
          <w:rFonts w:asciiTheme="minorEastAsia" w:hAnsiTheme="minorEastAsia"/>
        </w:rPr>
        <w:t>/Users/yasudarikuto/research/icymoon_raytracing/tools/</w:t>
      </w:r>
      <w:proofErr w:type="gramStart"/>
      <w:r w:rsidR="00D87C60" w:rsidRPr="00D87C60">
        <w:rPr>
          <w:rFonts w:asciiTheme="minorEastAsia" w:hAnsiTheme="minorEastAsia"/>
        </w:rPr>
        <w:t>r</w:t>
      </w:r>
      <w:proofErr w:type="gramEnd"/>
      <w:r w:rsidR="00D87C60" w:rsidRPr="00D87C60">
        <w:rPr>
          <w:rFonts w:asciiTheme="minorEastAsia" w:hAnsiTheme="minorEastAsia"/>
        </w:rPr>
        <w:t>esult_for_yasudaetal2022/occultation_flyby_list.csv</w:t>
      </w:r>
      <w:r w:rsidR="00D87C60">
        <w:rPr>
          <w:rFonts w:asciiTheme="minorEastAsia" w:hAnsiTheme="minorEastAsia"/>
        </w:rPr>
        <w:t>）</w:t>
      </w:r>
    </w:p>
    <w:p w14:paraId="1BC07CBC" w14:textId="29C8B71C" w:rsidR="00A859D0" w:rsidRDefault="00BF5556" w:rsidP="00025DE1">
      <w:pPr>
        <w:pStyle w:val="ListParagraph"/>
        <w:numPr>
          <w:ilvl w:val="0"/>
          <w:numId w:val="14"/>
        </w:numPr>
        <w:ind w:leftChars="0"/>
        <w:jc w:val="left"/>
        <w:rPr>
          <w:rFonts w:asciiTheme="minorEastAsia" w:hAnsiTheme="minorEastAsia"/>
        </w:rPr>
      </w:pPr>
      <w:r>
        <w:rPr>
          <w:rFonts w:asciiTheme="minorEastAsia" w:hAnsiTheme="minorEastAsia"/>
        </w:rPr>
        <w:t xml:space="preserve">Stored in </w:t>
      </w:r>
      <w:r w:rsidR="00A859D0" w:rsidRPr="000212B0">
        <w:rPr>
          <w:rFonts w:asciiTheme="minorEastAsia" w:hAnsiTheme="minorEastAsia"/>
        </w:rPr>
        <w:t>/Users/yasudarikuto/research/icymoon_raytracing/tools/</w:t>
      </w:r>
      <w:proofErr w:type="gramStart"/>
      <w:r w:rsidR="00A859D0" w:rsidRPr="000212B0">
        <w:rPr>
          <w:rFonts w:asciiTheme="minorEastAsia" w:hAnsiTheme="minorEastAsia"/>
        </w:rPr>
        <w:t>r</w:t>
      </w:r>
      <w:proofErr w:type="gramEnd"/>
      <w:r w:rsidR="00A859D0" w:rsidRPr="000212B0">
        <w:rPr>
          <w:rFonts w:asciiTheme="minorEastAsia" w:hAnsiTheme="minorEastAsia"/>
        </w:rPr>
        <w:t>esult_for_yasudaetal2022/ephemeris_for_coordinate_transformation/moon</w:t>
      </w:r>
      <w:r w:rsidR="00A859D0" w:rsidRPr="000212B0">
        <w:rPr>
          <w:rFonts w:asciiTheme="minorEastAsia" w:hAnsiTheme="minorEastAsia" w:hint="eastAsia"/>
        </w:rPr>
        <w:t xml:space="preserve">　o</w:t>
      </w:r>
      <w:r w:rsidR="00A859D0" w:rsidRPr="000212B0">
        <w:rPr>
          <w:rFonts w:asciiTheme="minorEastAsia" w:hAnsiTheme="minorEastAsia"/>
        </w:rPr>
        <w:t>r  spacecraft</w:t>
      </w:r>
    </w:p>
    <w:p w14:paraId="4EE1B8C9" w14:textId="19AE84C4" w:rsidR="002B2C7B" w:rsidRDefault="00BF5556" w:rsidP="002B2C7B">
      <w:pPr>
        <w:pStyle w:val="ListParagraph"/>
        <w:numPr>
          <w:ilvl w:val="0"/>
          <w:numId w:val="14"/>
        </w:numPr>
        <w:ind w:leftChars="0"/>
        <w:jc w:val="left"/>
        <w:rPr>
          <w:rFonts w:asciiTheme="minorEastAsia" w:hAnsiTheme="minorEastAsia"/>
        </w:rPr>
      </w:pPr>
      <w:r>
        <w:rPr>
          <w:rFonts w:asciiTheme="minorEastAsia" w:hAnsiTheme="minorEastAsia"/>
        </w:rPr>
        <w:t xml:space="preserve">Write the file name in </w:t>
      </w:r>
      <w:r w:rsidR="00D87C60" w:rsidRPr="00D87C60">
        <w:rPr>
          <w:rFonts w:asciiTheme="minorEastAsia" w:hAnsiTheme="minorEastAsia"/>
        </w:rPr>
        <w:t>/Users/yasudarikuto/research/icymoon_raytracing/tools/result_for_yasudaetal2022/occultation_flyby_list.csv</w:t>
      </w:r>
    </w:p>
    <w:p w14:paraId="28D70264" w14:textId="77777777" w:rsidR="00AB1C60" w:rsidRDefault="00260842" w:rsidP="00BF5556">
      <w:pPr>
        <w:pStyle w:val="ListParagraph"/>
        <w:ind w:leftChars="0" w:left="720"/>
        <w:jc w:val="left"/>
        <w:rPr>
          <w:rFonts w:asciiTheme="minorEastAsia" w:hAnsiTheme="minorEastAsia"/>
        </w:rPr>
      </w:pPr>
      <w:r>
        <w:rPr>
          <w:rFonts w:hint="eastAsia"/>
          <w:noProof/>
        </w:rPr>
        <mc:AlternateContent>
          <mc:Choice Requires="wps">
            <w:drawing>
              <wp:anchor distT="0" distB="0" distL="114300" distR="114300" simplePos="0" relativeHeight="251658253" behindDoc="0" locked="0" layoutInCell="1" allowOverlap="1" wp14:anchorId="1155EA6D" wp14:editId="564D58EE">
                <wp:simplePos x="0" y="0"/>
                <wp:positionH relativeFrom="column">
                  <wp:posOffset>2130898</wp:posOffset>
                </wp:positionH>
                <wp:positionV relativeFrom="paragraph">
                  <wp:posOffset>164288</wp:posOffset>
                </wp:positionV>
                <wp:extent cx="1903227" cy="584790"/>
                <wp:effectExtent l="0" t="0" r="14605" b="12700"/>
                <wp:wrapNone/>
                <wp:docPr id="25" name="Rounded Rectangle 25"/>
                <wp:cNvGraphicFramePr/>
                <a:graphic xmlns:a="http://schemas.openxmlformats.org/drawingml/2006/main">
                  <a:graphicData uri="http://schemas.microsoft.com/office/word/2010/wordprocessingShape">
                    <wps:wsp>
                      <wps:cNvSpPr/>
                      <wps:spPr>
                        <a:xfrm>
                          <a:off x="0" y="0"/>
                          <a:ext cx="1903227" cy="58479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oundrect w14:anchorId="552BC2ED" id="Rounded Rectangle 25" o:spid="_x0000_s1026" style="position:absolute;margin-left:167.8pt;margin-top:12.95pt;width:149.85pt;height:46.05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" filled="f" strokecolor="#1f3763 [1604]" strokeweight="1pt">
                <v:stroke joinstyle="miter"/>
              </v:roundrect>
            </w:pict>
          </mc:Fallback>
        </mc:AlternateContent>
      </w:r>
      <w:r>
        <w:rPr>
          <w:rFonts w:hint="eastAsia"/>
          <w:noProof/>
        </w:rPr>
        <mc:AlternateContent>
          <mc:Choice Requires="wps">
            <w:drawing>
              <wp:anchor distT="0" distB="0" distL="114300" distR="114300" simplePos="0" relativeHeight="251658252" behindDoc="0" locked="0" layoutInCell="1" allowOverlap="1" wp14:anchorId="70DEC34C" wp14:editId="7CDC6669">
                <wp:simplePos x="0" y="0"/>
                <wp:positionH relativeFrom="column">
                  <wp:posOffset>3949065</wp:posOffset>
                </wp:positionH>
                <wp:positionV relativeFrom="paragraph">
                  <wp:posOffset>100492</wp:posOffset>
                </wp:positionV>
                <wp:extent cx="531628" cy="202019"/>
                <wp:effectExtent l="25400" t="0" r="14605" b="39370"/>
                <wp:wrapNone/>
                <wp:docPr id="24" name="Straight Arrow Connector 24"/>
                <wp:cNvGraphicFramePr/>
                <a:graphic xmlns:a="http://schemas.openxmlformats.org/drawingml/2006/main">
                  <a:graphicData uri="http://schemas.microsoft.com/office/word/2010/wordprocessingShape">
                    <wps:wsp>
                      <wps:cNvCnPr/>
                      <wps:spPr>
                        <a:xfrm flipH="1">
                          <a:off x="0" y="0"/>
                          <a:ext cx="531628" cy="20201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shapetype w14:anchorId="7B8FE9D8" id="_x0000_t32" coordsize="21600,21600" o:spt="32" o:oned="t" path="m,l21600,21600e" filled="f">
                <v:path arrowok="t" fillok="f" o:connecttype="none"/>
                <o:lock v:ext="edit" shapetype="t"/>
              </v:shapetype>
              <v:shape id="Straight Arrow Connector 24" o:spid="_x0000_s1026" type="#_x0000_t32" style="position:absolute;margin-left:310.95pt;margin-top:7.9pt;width:41.85pt;height:15.9pt;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" strokecolor="red" strokeweight=".5pt">
                <v:stroke endarrow="block" joinstyle="miter"/>
              </v:shape>
            </w:pict>
          </mc:Fallback>
        </mc:AlternateContent>
      </w:r>
      <w:r>
        <w:rPr>
          <w:rFonts w:hint="eastAsia"/>
          <w:noProof/>
        </w:rPr>
        <w:drawing>
          <wp:inline distT="0" distB="0" distL="0" distR="0" wp14:anchorId="04FED071" wp14:editId="6A586315">
            <wp:extent cx="3635035" cy="720725"/>
            <wp:effectExtent l="0" t="0" r="0" b="3175"/>
            <wp:docPr id="23" name="Picture 2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able&#10;&#10;Description automatically generated"/>
                    <pic:cNvPicPr/>
                  </pic:nvPicPr>
                  <pic:blipFill rotWithShape="1">
                    <a:blip r:embed="rId21" cstate="print">
                      <a:extLst>
                        <a:ext uri="{28A0092B-C50C-407E-A947-70E740481C1C}">
                          <a14:useLocalDpi xmlns:a14="http://schemas.microsoft.com/office/drawing/2010/main" val="0"/>
                        </a:ext>
                      </a:extLst>
                    </a:blip>
                    <a:srcRect l="32685"/>
                    <a:stretch/>
                  </pic:blipFill>
                  <pic:spPr bwMode="auto">
                    <a:xfrm>
                      <a:off x="0" y="0"/>
                      <a:ext cx="3635035" cy="720725"/>
                    </a:xfrm>
                    <a:prstGeom prst="rect">
                      <a:avLst/>
                    </a:prstGeom>
                    <a:ln>
                      <a:noFill/>
                    </a:ln>
                    <a:extLst>
                      <a:ext uri="{53640926-AAD7-44D8-BBD7-CCE9431645EC}">
                        <a14:shadowObscured xmlns:a14="http://schemas.microsoft.com/office/drawing/2010/main"/>
                      </a:ext>
                    </a:extLst>
                  </pic:spPr>
                </pic:pic>
              </a:graphicData>
            </a:graphic>
          </wp:inline>
        </w:drawing>
      </w:r>
    </w:p>
    <w:p w14:paraId="0B1B2838" w14:textId="5ADB2392" w:rsidR="00BF5556" w:rsidRDefault="00BF5556" w:rsidP="00BF5556">
      <w:pPr>
        <w:pStyle w:val="ListParagraph"/>
        <w:numPr>
          <w:ilvl w:val="0"/>
          <w:numId w:val="14"/>
        </w:numPr>
        <w:ind w:leftChars="0"/>
        <w:jc w:val="left"/>
        <w:rPr>
          <w:rFonts w:asciiTheme="minorEastAsia" w:hAnsiTheme="minorEastAsia"/>
        </w:rPr>
      </w:pPr>
      <w:r w:rsidRPr="00BF5556">
        <w:rPr>
          <w:rFonts w:asciiTheme="minorEastAsia" w:hAnsiTheme="minorEastAsia"/>
        </w:rPr>
        <w:t xml:space="preserve">Write the object name, spacecraft name, number of flybys, occultation start &amp; end times at the relevant flyby, and radio source in </w:t>
      </w:r>
      <w:r w:rsidRPr="00AB1C60">
        <w:rPr>
          <w:rFonts w:asciiTheme="minorEastAsia" w:hAnsiTheme="minorEastAsia"/>
        </w:rPr>
        <w:t>/Users/yasudarikuto/research/icymoon_raytracing/tools/python_for_yasudaetal2022/tangential_position_revised.py</w:t>
      </w:r>
      <w:r w:rsidRPr="00BF5556">
        <w:rPr>
          <w:rFonts w:asciiTheme="minorEastAsia" w:hAnsiTheme="minorEastAsia"/>
        </w:rPr>
        <w:t xml:space="preserve"> and execute</w:t>
      </w:r>
      <w:r>
        <w:rPr>
          <w:rFonts w:asciiTheme="minorEastAsia" w:hAnsiTheme="minorEastAsia"/>
        </w:rPr>
        <w:t xml:space="preserve"> it</w:t>
      </w:r>
      <w:r w:rsidRPr="00BF5556">
        <w:rPr>
          <w:rFonts w:asciiTheme="minorEastAsia" w:hAnsiTheme="minorEastAsia"/>
        </w:rPr>
        <w:t>.</w:t>
      </w:r>
    </w:p>
    <w:p w14:paraId="1812EB2E" w14:textId="5236E72C" w:rsidR="00D065B9" w:rsidRDefault="00BF5556" w:rsidP="00BF5556">
      <w:pPr>
        <w:pStyle w:val="ListParagraph"/>
        <w:numPr>
          <w:ilvl w:val="0"/>
          <w:numId w:val="14"/>
        </w:numPr>
        <w:ind w:leftChars="0"/>
        <w:jc w:val="left"/>
        <w:rPr>
          <w:rFonts w:asciiTheme="minorEastAsia" w:hAnsiTheme="minorEastAsia"/>
        </w:rPr>
      </w:pPr>
      <w:r w:rsidRPr="00BF5556">
        <w:rPr>
          <w:rFonts w:asciiTheme="minorEastAsia" w:hAnsiTheme="minorEastAsia"/>
        </w:rPr>
        <w:t>The information including the observation points of occultation observation is output to</w:t>
      </w:r>
      <w:r>
        <w:rPr>
          <w:rFonts w:asciiTheme="minorEastAsia" w:hAnsiTheme="minorEastAsia"/>
        </w:rPr>
        <w:t xml:space="preserve"> like </w:t>
      </w:r>
      <w:r w:rsidR="00AB1C60" w:rsidRPr="00AB1C60">
        <w:rPr>
          <w:rFonts w:asciiTheme="minorEastAsia" w:hAnsiTheme="minorEastAsia"/>
        </w:rPr>
        <w:t>/Users/yasudarikuto/research/icymoon_raytracing/tools/result_for_yasudaetal2022/calculated_expres_detectable_radio_data_of_each_flyby/calculated_all_galileo_callisto_9_tangential_point_revised.txt</w:t>
      </w:r>
      <w:r>
        <w:rPr>
          <w:rFonts w:asciiTheme="minorEastAsia" w:hAnsiTheme="minorEastAsia"/>
        </w:rPr>
        <w:t>.</w:t>
      </w:r>
    </w:p>
    <w:p w14:paraId="534D1A45" w14:textId="4AC5B53C" w:rsidR="00895C87" w:rsidRPr="00895C87" w:rsidRDefault="00BF5556" w:rsidP="00895C87">
      <w:pPr>
        <w:pStyle w:val="ListParagraph"/>
        <w:numPr>
          <w:ilvl w:val="0"/>
          <w:numId w:val="14"/>
        </w:numPr>
        <w:ind w:leftChars="0"/>
        <w:jc w:val="left"/>
        <w:rPr>
          <w:rFonts w:asciiTheme="minorEastAsia" w:hAnsiTheme="minorEastAsia"/>
        </w:rPr>
      </w:pPr>
      <w:r w:rsidRPr="00BF5556">
        <w:rPr>
          <w:rFonts w:asciiTheme="minorEastAsia" w:hAnsiTheme="minorEastAsia"/>
        </w:rPr>
        <w:lastRenderedPageBreak/>
        <w:t>The maximum, minimum, and average latitude and longitude are output on the command.</w:t>
      </w:r>
    </w:p>
    <w:p w14:paraId="5F76EED8" w14:textId="77777777" w:rsidR="00AB1C60" w:rsidRPr="00AB1C60" w:rsidRDefault="00AB1C60" w:rsidP="00AB1C60">
      <w:pPr>
        <w:pStyle w:val="ListParagraph"/>
        <w:ind w:leftChars="0" w:left="720"/>
        <w:jc w:val="left"/>
        <w:rPr>
          <w:rFonts w:asciiTheme="minorEastAsia" w:hAnsiTheme="minorEastAsia"/>
        </w:rPr>
      </w:pPr>
    </w:p>
    <w:p w14:paraId="5099918A" w14:textId="27467248" w:rsidR="00B1774A" w:rsidRPr="008E2D7B" w:rsidRDefault="00B1774A" w:rsidP="00DC133B">
      <w:pPr>
        <w:pStyle w:val="ListParagraph"/>
        <w:widowControl/>
        <w:ind w:leftChars="0" w:left="12240"/>
        <w:jc w:val="left"/>
      </w:pPr>
    </w:p>
    <w:sectPr w:rsidR="00B1774A" w:rsidRPr="008E2D7B">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enlo">
    <w:panose1 w:val="020B0609030804020204"/>
    <w:charset w:val="00"/>
    <w:family w:val="modern"/>
    <w:pitch w:val="fixed"/>
    <w:sig w:usb0="E60022FF"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3C71"/>
    <w:multiLevelType w:val="hybridMultilevel"/>
    <w:tmpl w:val="2FEE23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D1785"/>
    <w:multiLevelType w:val="hybridMultilevel"/>
    <w:tmpl w:val="9FBCA01C"/>
    <w:lvl w:ilvl="0" w:tplc="1472B6E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D216E42"/>
    <w:multiLevelType w:val="hybridMultilevel"/>
    <w:tmpl w:val="59B83AF4"/>
    <w:lvl w:ilvl="0" w:tplc="D0AE510A">
      <w:start w:val="1"/>
      <w:numFmt w:val="decimal"/>
      <w:lvlText w:val="%1."/>
      <w:lvlJc w:val="left"/>
      <w:pPr>
        <w:ind w:left="12240" w:hanging="360"/>
      </w:pPr>
      <w:rPr>
        <w:rFonts w:hint="default"/>
      </w:rPr>
    </w:lvl>
    <w:lvl w:ilvl="1" w:tplc="04090019" w:tentative="1">
      <w:start w:val="1"/>
      <w:numFmt w:val="lowerLetter"/>
      <w:lvlText w:val="%2."/>
      <w:lvlJc w:val="left"/>
      <w:pPr>
        <w:ind w:left="12960" w:hanging="360"/>
      </w:pPr>
    </w:lvl>
    <w:lvl w:ilvl="2" w:tplc="0409001B" w:tentative="1">
      <w:start w:val="1"/>
      <w:numFmt w:val="lowerRoman"/>
      <w:lvlText w:val="%3."/>
      <w:lvlJc w:val="right"/>
      <w:pPr>
        <w:ind w:left="13680" w:hanging="180"/>
      </w:pPr>
    </w:lvl>
    <w:lvl w:ilvl="3" w:tplc="0409000F" w:tentative="1">
      <w:start w:val="1"/>
      <w:numFmt w:val="decimal"/>
      <w:lvlText w:val="%4."/>
      <w:lvlJc w:val="left"/>
      <w:pPr>
        <w:ind w:left="14400" w:hanging="360"/>
      </w:pPr>
    </w:lvl>
    <w:lvl w:ilvl="4" w:tplc="04090019" w:tentative="1">
      <w:start w:val="1"/>
      <w:numFmt w:val="lowerLetter"/>
      <w:lvlText w:val="%5."/>
      <w:lvlJc w:val="left"/>
      <w:pPr>
        <w:ind w:left="15120" w:hanging="360"/>
      </w:pPr>
    </w:lvl>
    <w:lvl w:ilvl="5" w:tplc="0409001B" w:tentative="1">
      <w:start w:val="1"/>
      <w:numFmt w:val="lowerRoman"/>
      <w:lvlText w:val="%6."/>
      <w:lvlJc w:val="right"/>
      <w:pPr>
        <w:ind w:left="15840" w:hanging="180"/>
      </w:pPr>
    </w:lvl>
    <w:lvl w:ilvl="6" w:tplc="0409000F" w:tentative="1">
      <w:start w:val="1"/>
      <w:numFmt w:val="decimal"/>
      <w:lvlText w:val="%7."/>
      <w:lvlJc w:val="left"/>
      <w:pPr>
        <w:ind w:left="16560" w:hanging="360"/>
      </w:pPr>
    </w:lvl>
    <w:lvl w:ilvl="7" w:tplc="04090019" w:tentative="1">
      <w:start w:val="1"/>
      <w:numFmt w:val="lowerLetter"/>
      <w:lvlText w:val="%8."/>
      <w:lvlJc w:val="left"/>
      <w:pPr>
        <w:ind w:left="17280" w:hanging="360"/>
      </w:pPr>
    </w:lvl>
    <w:lvl w:ilvl="8" w:tplc="0409001B" w:tentative="1">
      <w:start w:val="1"/>
      <w:numFmt w:val="lowerRoman"/>
      <w:lvlText w:val="%9."/>
      <w:lvlJc w:val="right"/>
      <w:pPr>
        <w:ind w:left="18000" w:hanging="180"/>
      </w:pPr>
    </w:lvl>
  </w:abstractNum>
  <w:abstractNum w:abstractNumId="3" w15:restartNumberingAfterBreak="0">
    <w:nsid w:val="20AB706E"/>
    <w:multiLevelType w:val="multilevel"/>
    <w:tmpl w:val="C8B8CE4A"/>
    <w:styleLink w:val="CurrentList3"/>
    <w:lvl w:ilvl="0">
      <w:start w:val="1"/>
      <w:numFmt w:val="decimal"/>
      <w:lvlText w:val="%1."/>
      <w:lvlJc w:val="left"/>
      <w:pPr>
        <w:ind w:left="720" w:hanging="360"/>
      </w:pPr>
      <w:rPr>
        <w:rFonts w:hint="default"/>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4" w15:restartNumberingAfterBreak="0">
    <w:nsid w:val="55A14B20"/>
    <w:multiLevelType w:val="hybridMultilevel"/>
    <w:tmpl w:val="B68EE330"/>
    <w:lvl w:ilvl="0" w:tplc="D0AE510A">
      <w:start w:val="1"/>
      <w:numFmt w:val="decimal"/>
      <w:lvlText w:val="%1."/>
      <w:lvlJc w:val="left"/>
      <w:pPr>
        <w:ind w:left="720" w:hanging="360"/>
      </w:pPr>
      <w:rPr>
        <w:rFonts w:hint="default"/>
      </w:r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5C47699D"/>
    <w:multiLevelType w:val="multilevel"/>
    <w:tmpl w:val="FC6A0EA6"/>
    <w:styleLink w:val="CurrentList2"/>
    <w:lvl w:ilvl="0">
      <w:start w:val="1"/>
      <w:numFmt w:val="decimal"/>
      <w:lvlText w:val="%1."/>
      <w:lvlJc w:val="left"/>
      <w:pPr>
        <w:ind w:left="720" w:hanging="360"/>
      </w:pPr>
      <w:rPr>
        <w:rFonts w:hint="default"/>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6" w15:restartNumberingAfterBreak="0">
    <w:nsid w:val="5F477ACB"/>
    <w:multiLevelType w:val="hybridMultilevel"/>
    <w:tmpl w:val="4AE2208C"/>
    <w:lvl w:ilvl="0" w:tplc="FFFFFFFF">
      <w:start w:val="1"/>
      <w:numFmt w:val="decimal"/>
      <w:lvlText w:val="%1."/>
      <w:lvlJc w:val="left"/>
      <w:pPr>
        <w:ind w:left="720" w:hanging="360"/>
      </w:pPr>
      <w:rPr>
        <w:rFonts w:hint="default"/>
      </w:rPr>
    </w:lvl>
    <w:lvl w:ilvl="1" w:tplc="FFFFFFFF">
      <w:start w:val="1"/>
      <w:numFmt w:val="aiueoFullWidth"/>
      <w:lvlText w:val="(%2)"/>
      <w:lvlJc w:val="left"/>
      <w:pPr>
        <w:ind w:left="840" w:hanging="420"/>
      </w:pPr>
    </w:lvl>
    <w:lvl w:ilvl="2" w:tplc="FFFFFFFF">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7" w15:restartNumberingAfterBreak="0">
    <w:nsid w:val="67AF7542"/>
    <w:multiLevelType w:val="singleLevel"/>
    <w:tmpl w:val="EE26C868"/>
    <w:lvl w:ilvl="0">
      <w:start w:val="11"/>
      <w:numFmt w:val="decimal"/>
      <w:lvlText w:val="%1."/>
      <w:lvlJc w:val="left"/>
      <w:pPr>
        <w:ind w:left="720" w:hanging="360"/>
      </w:pPr>
      <w:rPr>
        <w:rFonts w:hint="default"/>
      </w:rPr>
    </w:lvl>
  </w:abstractNum>
  <w:abstractNum w:abstractNumId="8" w15:restartNumberingAfterBreak="0">
    <w:nsid w:val="680D0F4A"/>
    <w:multiLevelType w:val="hybridMultilevel"/>
    <w:tmpl w:val="7DA0F0F0"/>
    <w:lvl w:ilvl="0" w:tplc="D0AE510A">
      <w:start w:val="1"/>
      <w:numFmt w:val="decimal"/>
      <w:lvlText w:val="%1."/>
      <w:lvlJc w:val="left"/>
      <w:pPr>
        <w:ind w:left="6480" w:hanging="360"/>
      </w:pPr>
      <w:rPr>
        <w:rFonts w:hint="default"/>
      </w:rPr>
    </w:lvl>
    <w:lvl w:ilvl="1" w:tplc="04090019" w:tentative="1">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abstractNum w:abstractNumId="9" w15:restartNumberingAfterBreak="0">
    <w:nsid w:val="693559CB"/>
    <w:multiLevelType w:val="hybridMultilevel"/>
    <w:tmpl w:val="F7867FB8"/>
    <w:lvl w:ilvl="0" w:tplc="EE26C868">
      <w:start w:val="1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6F2086"/>
    <w:multiLevelType w:val="hybridMultilevel"/>
    <w:tmpl w:val="BC26AA40"/>
    <w:lvl w:ilvl="0" w:tplc="D0AE510A">
      <w:start w:val="1"/>
      <w:numFmt w:val="decimal"/>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1" w15:restartNumberingAfterBreak="0">
    <w:nsid w:val="740C3256"/>
    <w:multiLevelType w:val="multilevel"/>
    <w:tmpl w:val="AA3ADD64"/>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48C768F"/>
    <w:multiLevelType w:val="hybridMultilevel"/>
    <w:tmpl w:val="4ABC87C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7BF70761"/>
    <w:multiLevelType w:val="hybridMultilevel"/>
    <w:tmpl w:val="69CAE82E"/>
    <w:lvl w:ilvl="0" w:tplc="D0AE510A">
      <w:start w:val="1"/>
      <w:numFmt w:val="decimal"/>
      <w:lvlText w:val="%1."/>
      <w:lvlJc w:val="left"/>
      <w:pPr>
        <w:ind w:left="9360" w:hanging="360"/>
      </w:pPr>
      <w:rPr>
        <w:rFonts w:hint="default"/>
      </w:rPr>
    </w:lvl>
    <w:lvl w:ilvl="1" w:tplc="04090019" w:tentative="1">
      <w:start w:val="1"/>
      <w:numFmt w:val="lowerLetter"/>
      <w:lvlText w:val="%2."/>
      <w:lvlJc w:val="left"/>
      <w:pPr>
        <w:ind w:left="10080" w:hanging="360"/>
      </w:pPr>
    </w:lvl>
    <w:lvl w:ilvl="2" w:tplc="0409001B" w:tentative="1">
      <w:start w:val="1"/>
      <w:numFmt w:val="lowerRoman"/>
      <w:lvlText w:val="%3."/>
      <w:lvlJc w:val="right"/>
      <w:pPr>
        <w:ind w:left="10800" w:hanging="180"/>
      </w:pPr>
    </w:lvl>
    <w:lvl w:ilvl="3" w:tplc="0409000F" w:tentative="1">
      <w:start w:val="1"/>
      <w:numFmt w:val="decimal"/>
      <w:lvlText w:val="%4."/>
      <w:lvlJc w:val="left"/>
      <w:pPr>
        <w:ind w:left="11520" w:hanging="360"/>
      </w:pPr>
    </w:lvl>
    <w:lvl w:ilvl="4" w:tplc="04090019" w:tentative="1">
      <w:start w:val="1"/>
      <w:numFmt w:val="lowerLetter"/>
      <w:lvlText w:val="%5."/>
      <w:lvlJc w:val="left"/>
      <w:pPr>
        <w:ind w:left="12240" w:hanging="360"/>
      </w:pPr>
    </w:lvl>
    <w:lvl w:ilvl="5" w:tplc="0409001B" w:tentative="1">
      <w:start w:val="1"/>
      <w:numFmt w:val="lowerRoman"/>
      <w:lvlText w:val="%6."/>
      <w:lvlJc w:val="right"/>
      <w:pPr>
        <w:ind w:left="12960" w:hanging="180"/>
      </w:pPr>
    </w:lvl>
    <w:lvl w:ilvl="6" w:tplc="0409000F" w:tentative="1">
      <w:start w:val="1"/>
      <w:numFmt w:val="decimal"/>
      <w:lvlText w:val="%7."/>
      <w:lvlJc w:val="left"/>
      <w:pPr>
        <w:ind w:left="13680" w:hanging="360"/>
      </w:pPr>
    </w:lvl>
    <w:lvl w:ilvl="7" w:tplc="04090019" w:tentative="1">
      <w:start w:val="1"/>
      <w:numFmt w:val="lowerLetter"/>
      <w:lvlText w:val="%8."/>
      <w:lvlJc w:val="left"/>
      <w:pPr>
        <w:ind w:left="14400" w:hanging="360"/>
      </w:pPr>
    </w:lvl>
    <w:lvl w:ilvl="8" w:tplc="0409001B" w:tentative="1">
      <w:start w:val="1"/>
      <w:numFmt w:val="lowerRoman"/>
      <w:lvlText w:val="%9."/>
      <w:lvlJc w:val="right"/>
      <w:pPr>
        <w:ind w:left="15120" w:hanging="180"/>
      </w:pPr>
    </w:lvl>
  </w:abstractNum>
  <w:num w:numId="1" w16cid:durableId="886720610">
    <w:abstractNumId w:val="4"/>
  </w:num>
  <w:num w:numId="2" w16cid:durableId="1548640195">
    <w:abstractNumId w:val="12"/>
  </w:num>
  <w:num w:numId="3" w16cid:durableId="1252815108">
    <w:abstractNumId w:val="0"/>
  </w:num>
  <w:num w:numId="4" w16cid:durableId="121314456">
    <w:abstractNumId w:val="7"/>
  </w:num>
  <w:num w:numId="5" w16cid:durableId="1291277433">
    <w:abstractNumId w:val="11"/>
  </w:num>
  <w:num w:numId="6" w16cid:durableId="866412570">
    <w:abstractNumId w:val="9"/>
  </w:num>
  <w:num w:numId="7" w16cid:durableId="1964195322">
    <w:abstractNumId w:val="1"/>
  </w:num>
  <w:num w:numId="8" w16cid:durableId="2064134647">
    <w:abstractNumId w:val="5"/>
  </w:num>
  <w:num w:numId="9" w16cid:durableId="2081517812">
    <w:abstractNumId w:val="3"/>
  </w:num>
  <w:num w:numId="10" w16cid:durableId="1108700476">
    <w:abstractNumId w:val="10"/>
  </w:num>
  <w:num w:numId="11" w16cid:durableId="1220625891">
    <w:abstractNumId w:val="8"/>
  </w:num>
  <w:num w:numId="12" w16cid:durableId="1368989383">
    <w:abstractNumId w:val="13"/>
  </w:num>
  <w:num w:numId="13" w16cid:durableId="1513301678">
    <w:abstractNumId w:val="2"/>
  </w:num>
  <w:num w:numId="14" w16cid:durableId="17230519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安田　陸人">
    <w15:presenceInfo w15:providerId="AD" w15:userId="S::rikuto.yasuda.s2@mso.tohoku.ac.jp::31da76f6-e133-4124-b291-b8f8b4b661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501"/>
    <w:rsid w:val="00004818"/>
    <w:rsid w:val="00004A86"/>
    <w:rsid w:val="00004F1B"/>
    <w:rsid w:val="000212B0"/>
    <w:rsid w:val="00022FF9"/>
    <w:rsid w:val="00025DE1"/>
    <w:rsid w:val="0002614F"/>
    <w:rsid w:val="000332A3"/>
    <w:rsid w:val="00041C06"/>
    <w:rsid w:val="00053D44"/>
    <w:rsid w:val="00073559"/>
    <w:rsid w:val="00085590"/>
    <w:rsid w:val="00091EB6"/>
    <w:rsid w:val="000A7793"/>
    <w:rsid w:val="000B3558"/>
    <w:rsid w:val="000C271D"/>
    <w:rsid w:val="000C4879"/>
    <w:rsid w:val="000C6770"/>
    <w:rsid w:val="000D1CAF"/>
    <w:rsid w:val="000D74C1"/>
    <w:rsid w:val="000F0EFE"/>
    <w:rsid w:val="000F4511"/>
    <w:rsid w:val="001032D8"/>
    <w:rsid w:val="001055AD"/>
    <w:rsid w:val="00105A3B"/>
    <w:rsid w:val="001104B1"/>
    <w:rsid w:val="00125979"/>
    <w:rsid w:val="00170501"/>
    <w:rsid w:val="001A0F17"/>
    <w:rsid w:val="001D572A"/>
    <w:rsid w:val="001E6351"/>
    <w:rsid w:val="001F3278"/>
    <w:rsid w:val="001F382D"/>
    <w:rsid w:val="001F4091"/>
    <w:rsid w:val="00217E80"/>
    <w:rsid w:val="00236A32"/>
    <w:rsid w:val="00240D62"/>
    <w:rsid w:val="00260842"/>
    <w:rsid w:val="002714A4"/>
    <w:rsid w:val="002B2C7B"/>
    <w:rsid w:val="002B5FC6"/>
    <w:rsid w:val="002C223F"/>
    <w:rsid w:val="002C440E"/>
    <w:rsid w:val="002D4CB2"/>
    <w:rsid w:val="002E7DA3"/>
    <w:rsid w:val="002F751F"/>
    <w:rsid w:val="002F794E"/>
    <w:rsid w:val="0030585A"/>
    <w:rsid w:val="00306A71"/>
    <w:rsid w:val="00306B0B"/>
    <w:rsid w:val="00314BB6"/>
    <w:rsid w:val="00326F12"/>
    <w:rsid w:val="00335C78"/>
    <w:rsid w:val="0034595B"/>
    <w:rsid w:val="003533C6"/>
    <w:rsid w:val="00361CE7"/>
    <w:rsid w:val="00391D82"/>
    <w:rsid w:val="00391F0F"/>
    <w:rsid w:val="003C732A"/>
    <w:rsid w:val="003F0C56"/>
    <w:rsid w:val="003F6763"/>
    <w:rsid w:val="00400C78"/>
    <w:rsid w:val="00414F1F"/>
    <w:rsid w:val="00445913"/>
    <w:rsid w:val="004518F8"/>
    <w:rsid w:val="0046225A"/>
    <w:rsid w:val="00462700"/>
    <w:rsid w:val="004A29E8"/>
    <w:rsid w:val="004C0532"/>
    <w:rsid w:val="004D2BDA"/>
    <w:rsid w:val="004E20DA"/>
    <w:rsid w:val="004F0D00"/>
    <w:rsid w:val="004F2D42"/>
    <w:rsid w:val="0050086C"/>
    <w:rsid w:val="00514AA3"/>
    <w:rsid w:val="00520844"/>
    <w:rsid w:val="00521364"/>
    <w:rsid w:val="00530C23"/>
    <w:rsid w:val="00541076"/>
    <w:rsid w:val="00575EAE"/>
    <w:rsid w:val="0058018E"/>
    <w:rsid w:val="00595604"/>
    <w:rsid w:val="005A3613"/>
    <w:rsid w:val="005A5576"/>
    <w:rsid w:val="005A7DFE"/>
    <w:rsid w:val="005B0B35"/>
    <w:rsid w:val="005B11A7"/>
    <w:rsid w:val="005B29CF"/>
    <w:rsid w:val="005C62A9"/>
    <w:rsid w:val="005E0571"/>
    <w:rsid w:val="005E258B"/>
    <w:rsid w:val="005E55F8"/>
    <w:rsid w:val="005E7A41"/>
    <w:rsid w:val="0060395E"/>
    <w:rsid w:val="006079AA"/>
    <w:rsid w:val="0061288B"/>
    <w:rsid w:val="0061604B"/>
    <w:rsid w:val="00616692"/>
    <w:rsid w:val="0066306C"/>
    <w:rsid w:val="00665574"/>
    <w:rsid w:val="00686B06"/>
    <w:rsid w:val="00690628"/>
    <w:rsid w:val="006B3FC9"/>
    <w:rsid w:val="006C2FF8"/>
    <w:rsid w:val="006C3280"/>
    <w:rsid w:val="006C7B12"/>
    <w:rsid w:val="006E6EE2"/>
    <w:rsid w:val="006F4545"/>
    <w:rsid w:val="0072480B"/>
    <w:rsid w:val="00731EAC"/>
    <w:rsid w:val="007450B5"/>
    <w:rsid w:val="00746B6E"/>
    <w:rsid w:val="00751C31"/>
    <w:rsid w:val="00761BA4"/>
    <w:rsid w:val="00765468"/>
    <w:rsid w:val="00765DFD"/>
    <w:rsid w:val="0076779F"/>
    <w:rsid w:val="00773BAC"/>
    <w:rsid w:val="00781FE7"/>
    <w:rsid w:val="00793029"/>
    <w:rsid w:val="00797D64"/>
    <w:rsid w:val="007B2EC2"/>
    <w:rsid w:val="007B3C91"/>
    <w:rsid w:val="007B650B"/>
    <w:rsid w:val="007C0802"/>
    <w:rsid w:val="007C70BA"/>
    <w:rsid w:val="007D226A"/>
    <w:rsid w:val="007F2CA9"/>
    <w:rsid w:val="007F6A9C"/>
    <w:rsid w:val="00806E55"/>
    <w:rsid w:val="00821162"/>
    <w:rsid w:val="0084224F"/>
    <w:rsid w:val="0084582F"/>
    <w:rsid w:val="00846183"/>
    <w:rsid w:val="00870603"/>
    <w:rsid w:val="00881AA3"/>
    <w:rsid w:val="00885C20"/>
    <w:rsid w:val="008866A4"/>
    <w:rsid w:val="008916B8"/>
    <w:rsid w:val="0089264F"/>
    <w:rsid w:val="00895C87"/>
    <w:rsid w:val="008B5CCE"/>
    <w:rsid w:val="008B7784"/>
    <w:rsid w:val="008C05EA"/>
    <w:rsid w:val="008C48DD"/>
    <w:rsid w:val="008E2D7B"/>
    <w:rsid w:val="008F7E50"/>
    <w:rsid w:val="00903D18"/>
    <w:rsid w:val="0091368E"/>
    <w:rsid w:val="009378A9"/>
    <w:rsid w:val="00952915"/>
    <w:rsid w:val="00973F33"/>
    <w:rsid w:val="009748BE"/>
    <w:rsid w:val="00986462"/>
    <w:rsid w:val="009A04F7"/>
    <w:rsid w:val="009D0C0A"/>
    <w:rsid w:val="009D6296"/>
    <w:rsid w:val="009F16E0"/>
    <w:rsid w:val="009F76BE"/>
    <w:rsid w:val="00A065F6"/>
    <w:rsid w:val="00A34C8C"/>
    <w:rsid w:val="00A430E6"/>
    <w:rsid w:val="00A5098B"/>
    <w:rsid w:val="00A8594B"/>
    <w:rsid w:val="00A859D0"/>
    <w:rsid w:val="00A93CAB"/>
    <w:rsid w:val="00AB1C60"/>
    <w:rsid w:val="00AB4863"/>
    <w:rsid w:val="00AC2B8B"/>
    <w:rsid w:val="00AC751A"/>
    <w:rsid w:val="00AD7335"/>
    <w:rsid w:val="00AF49C8"/>
    <w:rsid w:val="00B02525"/>
    <w:rsid w:val="00B07081"/>
    <w:rsid w:val="00B1774A"/>
    <w:rsid w:val="00B3243D"/>
    <w:rsid w:val="00B375C3"/>
    <w:rsid w:val="00B41D55"/>
    <w:rsid w:val="00B4406A"/>
    <w:rsid w:val="00B64599"/>
    <w:rsid w:val="00B66FB9"/>
    <w:rsid w:val="00B848D4"/>
    <w:rsid w:val="00B923B7"/>
    <w:rsid w:val="00BC21BF"/>
    <w:rsid w:val="00BC3730"/>
    <w:rsid w:val="00BD5F9D"/>
    <w:rsid w:val="00BE4EDC"/>
    <w:rsid w:val="00BF5556"/>
    <w:rsid w:val="00C064CE"/>
    <w:rsid w:val="00C20916"/>
    <w:rsid w:val="00C3063A"/>
    <w:rsid w:val="00C5446C"/>
    <w:rsid w:val="00C546D3"/>
    <w:rsid w:val="00C70561"/>
    <w:rsid w:val="00C72A19"/>
    <w:rsid w:val="00CC1C48"/>
    <w:rsid w:val="00CD2D69"/>
    <w:rsid w:val="00CD2E1D"/>
    <w:rsid w:val="00CF4635"/>
    <w:rsid w:val="00D009C4"/>
    <w:rsid w:val="00D065B9"/>
    <w:rsid w:val="00D07152"/>
    <w:rsid w:val="00D134A5"/>
    <w:rsid w:val="00D1455E"/>
    <w:rsid w:val="00D225F6"/>
    <w:rsid w:val="00D26B29"/>
    <w:rsid w:val="00D35E3C"/>
    <w:rsid w:val="00D43C40"/>
    <w:rsid w:val="00D53B50"/>
    <w:rsid w:val="00D72AE7"/>
    <w:rsid w:val="00D87C60"/>
    <w:rsid w:val="00D96F4E"/>
    <w:rsid w:val="00DC133B"/>
    <w:rsid w:val="00DE69D8"/>
    <w:rsid w:val="00E1541D"/>
    <w:rsid w:val="00E23898"/>
    <w:rsid w:val="00E24D5B"/>
    <w:rsid w:val="00E30525"/>
    <w:rsid w:val="00E44881"/>
    <w:rsid w:val="00E55BE1"/>
    <w:rsid w:val="00E566C0"/>
    <w:rsid w:val="00E633FB"/>
    <w:rsid w:val="00E668DA"/>
    <w:rsid w:val="00E760C5"/>
    <w:rsid w:val="00E856EA"/>
    <w:rsid w:val="00E90650"/>
    <w:rsid w:val="00E9079C"/>
    <w:rsid w:val="00E97482"/>
    <w:rsid w:val="00EA03C9"/>
    <w:rsid w:val="00EA3A5F"/>
    <w:rsid w:val="00EB5909"/>
    <w:rsid w:val="00EC5947"/>
    <w:rsid w:val="00EC7D3B"/>
    <w:rsid w:val="00ED3CB6"/>
    <w:rsid w:val="00ED6176"/>
    <w:rsid w:val="00EF1E0D"/>
    <w:rsid w:val="00EF2379"/>
    <w:rsid w:val="00EF312C"/>
    <w:rsid w:val="00EF4E69"/>
    <w:rsid w:val="00F01998"/>
    <w:rsid w:val="00F05A5E"/>
    <w:rsid w:val="00F37868"/>
    <w:rsid w:val="00F408EC"/>
    <w:rsid w:val="00F673F8"/>
    <w:rsid w:val="00F70041"/>
    <w:rsid w:val="00F770E9"/>
    <w:rsid w:val="00F83ED3"/>
    <w:rsid w:val="00F90170"/>
    <w:rsid w:val="00F91FDD"/>
    <w:rsid w:val="00F92252"/>
    <w:rsid w:val="00FA40D7"/>
    <w:rsid w:val="00FA51E3"/>
    <w:rsid w:val="00FB16BF"/>
    <w:rsid w:val="00FB1746"/>
    <w:rsid w:val="00FD0D06"/>
    <w:rsid w:val="00FD27EB"/>
    <w:rsid w:val="00FD5FF1"/>
    <w:rsid w:val="00FE7C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F457F94"/>
  <w15:chartTrackingRefBased/>
  <w15:docId w15:val="{FB95002D-0C4A-574A-B961-64F91F3B0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95B"/>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0501"/>
    <w:pPr>
      <w:ind w:leftChars="400" w:left="840"/>
    </w:pPr>
  </w:style>
  <w:style w:type="character" w:styleId="Hyperlink">
    <w:name w:val="Hyperlink"/>
    <w:basedOn w:val="DefaultParagraphFont"/>
    <w:uiPriority w:val="99"/>
    <w:unhideWhenUsed/>
    <w:rsid w:val="00170501"/>
    <w:rPr>
      <w:color w:val="0563C1" w:themeColor="hyperlink"/>
      <w:u w:val="single"/>
    </w:rPr>
  </w:style>
  <w:style w:type="character" w:styleId="UnresolvedMention">
    <w:name w:val="Unresolved Mention"/>
    <w:basedOn w:val="DefaultParagraphFont"/>
    <w:uiPriority w:val="99"/>
    <w:semiHidden/>
    <w:unhideWhenUsed/>
    <w:rsid w:val="00170501"/>
    <w:rPr>
      <w:color w:val="605E5C"/>
      <w:shd w:val="clear" w:color="auto" w:fill="E1DFDD"/>
    </w:rPr>
  </w:style>
  <w:style w:type="character" w:styleId="FollowedHyperlink">
    <w:name w:val="FollowedHyperlink"/>
    <w:basedOn w:val="DefaultParagraphFont"/>
    <w:uiPriority w:val="99"/>
    <w:semiHidden/>
    <w:unhideWhenUsed/>
    <w:rsid w:val="00170501"/>
    <w:rPr>
      <w:color w:val="954F72" w:themeColor="followedHyperlink"/>
      <w:u w:val="single"/>
    </w:rPr>
  </w:style>
  <w:style w:type="numbering" w:customStyle="1" w:styleId="CurrentList1">
    <w:name w:val="Current List1"/>
    <w:uiPriority w:val="99"/>
    <w:rsid w:val="00EC5947"/>
    <w:pPr>
      <w:numPr>
        <w:numId w:val="5"/>
      </w:numPr>
    </w:pPr>
  </w:style>
  <w:style w:type="numbering" w:customStyle="1" w:styleId="CurrentList2">
    <w:name w:val="Current List2"/>
    <w:uiPriority w:val="99"/>
    <w:rsid w:val="00BE4EDC"/>
    <w:pPr>
      <w:numPr>
        <w:numId w:val="8"/>
      </w:numPr>
    </w:pPr>
  </w:style>
  <w:style w:type="numbering" w:customStyle="1" w:styleId="CurrentList3">
    <w:name w:val="Current List3"/>
    <w:uiPriority w:val="99"/>
    <w:rsid w:val="00BE4EDC"/>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5499">
      <w:bodyDiv w:val="1"/>
      <w:marLeft w:val="0"/>
      <w:marRight w:val="0"/>
      <w:marTop w:val="0"/>
      <w:marBottom w:val="0"/>
      <w:divBdr>
        <w:top w:val="none" w:sz="0" w:space="0" w:color="auto"/>
        <w:left w:val="none" w:sz="0" w:space="0" w:color="auto"/>
        <w:bottom w:val="none" w:sz="0" w:space="0" w:color="auto"/>
        <w:right w:val="none" w:sz="0" w:space="0" w:color="auto"/>
      </w:divBdr>
      <w:divsChild>
        <w:div w:id="1888682458">
          <w:marLeft w:val="0"/>
          <w:marRight w:val="0"/>
          <w:marTop w:val="0"/>
          <w:marBottom w:val="0"/>
          <w:divBdr>
            <w:top w:val="none" w:sz="0" w:space="0" w:color="auto"/>
            <w:left w:val="none" w:sz="0" w:space="0" w:color="auto"/>
            <w:bottom w:val="none" w:sz="0" w:space="0" w:color="auto"/>
            <w:right w:val="none" w:sz="0" w:space="0" w:color="auto"/>
          </w:divBdr>
          <w:divsChild>
            <w:div w:id="534775561">
              <w:marLeft w:val="0"/>
              <w:marRight w:val="0"/>
              <w:marTop w:val="0"/>
              <w:marBottom w:val="0"/>
              <w:divBdr>
                <w:top w:val="none" w:sz="0" w:space="0" w:color="auto"/>
                <w:left w:val="none" w:sz="0" w:space="0" w:color="auto"/>
                <w:bottom w:val="none" w:sz="0" w:space="0" w:color="auto"/>
                <w:right w:val="none" w:sz="0" w:space="0" w:color="auto"/>
              </w:divBdr>
            </w:div>
            <w:div w:id="141467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13538">
      <w:bodyDiv w:val="1"/>
      <w:marLeft w:val="0"/>
      <w:marRight w:val="0"/>
      <w:marTop w:val="0"/>
      <w:marBottom w:val="0"/>
      <w:divBdr>
        <w:top w:val="none" w:sz="0" w:space="0" w:color="auto"/>
        <w:left w:val="none" w:sz="0" w:space="0" w:color="auto"/>
        <w:bottom w:val="none" w:sz="0" w:space="0" w:color="auto"/>
        <w:right w:val="none" w:sz="0" w:space="0" w:color="auto"/>
      </w:divBdr>
      <w:divsChild>
        <w:div w:id="126776665">
          <w:marLeft w:val="0"/>
          <w:marRight w:val="0"/>
          <w:marTop w:val="0"/>
          <w:marBottom w:val="0"/>
          <w:divBdr>
            <w:top w:val="none" w:sz="0" w:space="0" w:color="auto"/>
            <w:left w:val="none" w:sz="0" w:space="0" w:color="auto"/>
            <w:bottom w:val="none" w:sz="0" w:space="0" w:color="auto"/>
            <w:right w:val="none" w:sz="0" w:space="0" w:color="auto"/>
          </w:divBdr>
          <w:divsChild>
            <w:div w:id="205488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5614">
      <w:bodyDiv w:val="1"/>
      <w:marLeft w:val="0"/>
      <w:marRight w:val="0"/>
      <w:marTop w:val="0"/>
      <w:marBottom w:val="0"/>
      <w:divBdr>
        <w:top w:val="none" w:sz="0" w:space="0" w:color="auto"/>
        <w:left w:val="none" w:sz="0" w:space="0" w:color="auto"/>
        <w:bottom w:val="none" w:sz="0" w:space="0" w:color="auto"/>
        <w:right w:val="none" w:sz="0" w:space="0" w:color="auto"/>
      </w:divBdr>
      <w:divsChild>
        <w:div w:id="1294946186">
          <w:marLeft w:val="0"/>
          <w:marRight w:val="0"/>
          <w:marTop w:val="0"/>
          <w:marBottom w:val="0"/>
          <w:divBdr>
            <w:top w:val="none" w:sz="0" w:space="0" w:color="auto"/>
            <w:left w:val="none" w:sz="0" w:space="0" w:color="auto"/>
            <w:bottom w:val="none" w:sz="0" w:space="0" w:color="auto"/>
            <w:right w:val="none" w:sz="0" w:space="0" w:color="auto"/>
          </w:divBdr>
          <w:divsChild>
            <w:div w:id="1537155410">
              <w:marLeft w:val="0"/>
              <w:marRight w:val="0"/>
              <w:marTop w:val="0"/>
              <w:marBottom w:val="0"/>
              <w:divBdr>
                <w:top w:val="none" w:sz="0" w:space="0" w:color="auto"/>
                <w:left w:val="none" w:sz="0" w:space="0" w:color="auto"/>
                <w:bottom w:val="none" w:sz="0" w:space="0" w:color="auto"/>
                <w:right w:val="none" w:sz="0" w:space="0" w:color="auto"/>
              </w:divBdr>
            </w:div>
            <w:div w:id="1574656963">
              <w:marLeft w:val="0"/>
              <w:marRight w:val="0"/>
              <w:marTop w:val="0"/>
              <w:marBottom w:val="0"/>
              <w:divBdr>
                <w:top w:val="none" w:sz="0" w:space="0" w:color="auto"/>
                <w:left w:val="none" w:sz="0" w:space="0" w:color="auto"/>
                <w:bottom w:val="none" w:sz="0" w:space="0" w:color="auto"/>
                <w:right w:val="none" w:sz="0" w:space="0" w:color="auto"/>
              </w:divBdr>
            </w:div>
            <w:div w:id="1772974097">
              <w:marLeft w:val="0"/>
              <w:marRight w:val="0"/>
              <w:marTop w:val="0"/>
              <w:marBottom w:val="0"/>
              <w:divBdr>
                <w:top w:val="none" w:sz="0" w:space="0" w:color="auto"/>
                <w:left w:val="none" w:sz="0" w:space="0" w:color="auto"/>
                <w:bottom w:val="none" w:sz="0" w:space="0" w:color="auto"/>
                <w:right w:val="none" w:sz="0" w:space="0" w:color="auto"/>
              </w:divBdr>
            </w:div>
            <w:div w:id="1921670059">
              <w:marLeft w:val="0"/>
              <w:marRight w:val="0"/>
              <w:marTop w:val="0"/>
              <w:marBottom w:val="0"/>
              <w:divBdr>
                <w:top w:val="none" w:sz="0" w:space="0" w:color="auto"/>
                <w:left w:val="none" w:sz="0" w:space="0" w:color="auto"/>
                <w:bottom w:val="none" w:sz="0" w:space="0" w:color="auto"/>
                <w:right w:val="none" w:sz="0" w:space="0" w:color="auto"/>
              </w:divBdr>
            </w:div>
            <w:div w:id="200438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1781">
      <w:bodyDiv w:val="1"/>
      <w:marLeft w:val="0"/>
      <w:marRight w:val="0"/>
      <w:marTop w:val="0"/>
      <w:marBottom w:val="0"/>
      <w:divBdr>
        <w:top w:val="none" w:sz="0" w:space="0" w:color="auto"/>
        <w:left w:val="none" w:sz="0" w:space="0" w:color="auto"/>
        <w:bottom w:val="none" w:sz="0" w:space="0" w:color="auto"/>
        <w:right w:val="none" w:sz="0" w:space="0" w:color="auto"/>
      </w:divBdr>
      <w:divsChild>
        <w:div w:id="282662030">
          <w:marLeft w:val="0"/>
          <w:marRight w:val="0"/>
          <w:marTop w:val="0"/>
          <w:marBottom w:val="0"/>
          <w:divBdr>
            <w:top w:val="none" w:sz="0" w:space="0" w:color="auto"/>
            <w:left w:val="none" w:sz="0" w:space="0" w:color="auto"/>
            <w:bottom w:val="none" w:sz="0" w:space="0" w:color="auto"/>
            <w:right w:val="none" w:sz="0" w:space="0" w:color="auto"/>
          </w:divBdr>
          <w:divsChild>
            <w:div w:id="183517555">
              <w:marLeft w:val="0"/>
              <w:marRight w:val="0"/>
              <w:marTop w:val="0"/>
              <w:marBottom w:val="0"/>
              <w:divBdr>
                <w:top w:val="none" w:sz="0" w:space="0" w:color="auto"/>
                <w:left w:val="none" w:sz="0" w:space="0" w:color="auto"/>
                <w:bottom w:val="none" w:sz="0" w:space="0" w:color="auto"/>
                <w:right w:val="none" w:sz="0" w:space="0" w:color="auto"/>
              </w:divBdr>
            </w:div>
            <w:div w:id="662706363">
              <w:marLeft w:val="0"/>
              <w:marRight w:val="0"/>
              <w:marTop w:val="0"/>
              <w:marBottom w:val="0"/>
              <w:divBdr>
                <w:top w:val="none" w:sz="0" w:space="0" w:color="auto"/>
                <w:left w:val="none" w:sz="0" w:space="0" w:color="auto"/>
                <w:bottom w:val="none" w:sz="0" w:space="0" w:color="auto"/>
                <w:right w:val="none" w:sz="0" w:space="0" w:color="auto"/>
              </w:divBdr>
            </w:div>
            <w:div w:id="726957789">
              <w:marLeft w:val="0"/>
              <w:marRight w:val="0"/>
              <w:marTop w:val="0"/>
              <w:marBottom w:val="0"/>
              <w:divBdr>
                <w:top w:val="none" w:sz="0" w:space="0" w:color="auto"/>
                <w:left w:val="none" w:sz="0" w:space="0" w:color="auto"/>
                <w:bottom w:val="none" w:sz="0" w:space="0" w:color="auto"/>
                <w:right w:val="none" w:sz="0" w:space="0" w:color="auto"/>
              </w:divBdr>
            </w:div>
            <w:div w:id="976374536">
              <w:marLeft w:val="0"/>
              <w:marRight w:val="0"/>
              <w:marTop w:val="0"/>
              <w:marBottom w:val="0"/>
              <w:divBdr>
                <w:top w:val="none" w:sz="0" w:space="0" w:color="auto"/>
                <w:left w:val="none" w:sz="0" w:space="0" w:color="auto"/>
                <w:bottom w:val="none" w:sz="0" w:space="0" w:color="auto"/>
                <w:right w:val="none" w:sz="0" w:space="0" w:color="auto"/>
              </w:divBdr>
            </w:div>
            <w:div w:id="1362901941">
              <w:marLeft w:val="0"/>
              <w:marRight w:val="0"/>
              <w:marTop w:val="0"/>
              <w:marBottom w:val="0"/>
              <w:divBdr>
                <w:top w:val="none" w:sz="0" w:space="0" w:color="auto"/>
                <w:left w:val="none" w:sz="0" w:space="0" w:color="auto"/>
                <w:bottom w:val="none" w:sz="0" w:space="0" w:color="auto"/>
                <w:right w:val="none" w:sz="0" w:space="0" w:color="auto"/>
              </w:divBdr>
            </w:div>
            <w:div w:id="1927376379">
              <w:marLeft w:val="0"/>
              <w:marRight w:val="0"/>
              <w:marTop w:val="0"/>
              <w:marBottom w:val="0"/>
              <w:divBdr>
                <w:top w:val="none" w:sz="0" w:space="0" w:color="auto"/>
                <w:left w:val="none" w:sz="0" w:space="0" w:color="auto"/>
                <w:bottom w:val="none" w:sz="0" w:space="0" w:color="auto"/>
                <w:right w:val="none" w:sz="0" w:space="0" w:color="auto"/>
              </w:divBdr>
            </w:div>
            <w:div w:id="206382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58426">
      <w:bodyDiv w:val="1"/>
      <w:marLeft w:val="0"/>
      <w:marRight w:val="0"/>
      <w:marTop w:val="0"/>
      <w:marBottom w:val="0"/>
      <w:divBdr>
        <w:top w:val="none" w:sz="0" w:space="0" w:color="auto"/>
        <w:left w:val="none" w:sz="0" w:space="0" w:color="auto"/>
        <w:bottom w:val="none" w:sz="0" w:space="0" w:color="auto"/>
        <w:right w:val="none" w:sz="0" w:space="0" w:color="auto"/>
      </w:divBdr>
      <w:divsChild>
        <w:div w:id="1579556920">
          <w:marLeft w:val="0"/>
          <w:marRight w:val="0"/>
          <w:marTop w:val="0"/>
          <w:marBottom w:val="0"/>
          <w:divBdr>
            <w:top w:val="none" w:sz="0" w:space="0" w:color="auto"/>
            <w:left w:val="none" w:sz="0" w:space="0" w:color="auto"/>
            <w:bottom w:val="none" w:sz="0" w:space="0" w:color="auto"/>
            <w:right w:val="none" w:sz="0" w:space="0" w:color="auto"/>
          </w:divBdr>
          <w:divsChild>
            <w:div w:id="284233616">
              <w:marLeft w:val="0"/>
              <w:marRight w:val="0"/>
              <w:marTop w:val="0"/>
              <w:marBottom w:val="0"/>
              <w:divBdr>
                <w:top w:val="none" w:sz="0" w:space="0" w:color="auto"/>
                <w:left w:val="none" w:sz="0" w:space="0" w:color="auto"/>
                <w:bottom w:val="none" w:sz="0" w:space="0" w:color="auto"/>
                <w:right w:val="none" w:sz="0" w:space="0" w:color="auto"/>
              </w:divBdr>
            </w:div>
            <w:div w:id="495077147">
              <w:marLeft w:val="0"/>
              <w:marRight w:val="0"/>
              <w:marTop w:val="0"/>
              <w:marBottom w:val="0"/>
              <w:divBdr>
                <w:top w:val="none" w:sz="0" w:space="0" w:color="auto"/>
                <w:left w:val="none" w:sz="0" w:space="0" w:color="auto"/>
                <w:bottom w:val="none" w:sz="0" w:space="0" w:color="auto"/>
                <w:right w:val="none" w:sz="0" w:space="0" w:color="auto"/>
              </w:divBdr>
            </w:div>
            <w:div w:id="527454897">
              <w:marLeft w:val="0"/>
              <w:marRight w:val="0"/>
              <w:marTop w:val="0"/>
              <w:marBottom w:val="0"/>
              <w:divBdr>
                <w:top w:val="none" w:sz="0" w:space="0" w:color="auto"/>
                <w:left w:val="none" w:sz="0" w:space="0" w:color="auto"/>
                <w:bottom w:val="none" w:sz="0" w:space="0" w:color="auto"/>
                <w:right w:val="none" w:sz="0" w:space="0" w:color="auto"/>
              </w:divBdr>
            </w:div>
            <w:div w:id="729232951">
              <w:marLeft w:val="0"/>
              <w:marRight w:val="0"/>
              <w:marTop w:val="0"/>
              <w:marBottom w:val="0"/>
              <w:divBdr>
                <w:top w:val="none" w:sz="0" w:space="0" w:color="auto"/>
                <w:left w:val="none" w:sz="0" w:space="0" w:color="auto"/>
                <w:bottom w:val="none" w:sz="0" w:space="0" w:color="auto"/>
                <w:right w:val="none" w:sz="0" w:space="0" w:color="auto"/>
              </w:divBdr>
            </w:div>
            <w:div w:id="1929145501">
              <w:marLeft w:val="0"/>
              <w:marRight w:val="0"/>
              <w:marTop w:val="0"/>
              <w:marBottom w:val="0"/>
              <w:divBdr>
                <w:top w:val="none" w:sz="0" w:space="0" w:color="auto"/>
                <w:left w:val="none" w:sz="0" w:space="0" w:color="auto"/>
                <w:bottom w:val="none" w:sz="0" w:space="0" w:color="auto"/>
                <w:right w:val="none" w:sz="0" w:space="0" w:color="auto"/>
              </w:divBdr>
            </w:div>
            <w:div w:id="2000496500">
              <w:marLeft w:val="0"/>
              <w:marRight w:val="0"/>
              <w:marTop w:val="0"/>
              <w:marBottom w:val="0"/>
              <w:divBdr>
                <w:top w:val="none" w:sz="0" w:space="0" w:color="auto"/>
                <w:left w:val="none" w:sz="0" w:space="0" w:color="auto"/>
                <w:bottom w:val="none" w:sz="0" w:space="0" w:color="auto"/>
                <w:right w:val="none" w:sz="0" w:space="0" w:color="auto"/>
              </w:divBdr>
            </w:div>
            <w:div w:id="200149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517546">
      <w:bodyDiv w:val="1"/>
      <w:marLeft w:val="0"/>
      <w:marRight w:val="0"/>
      <w:marTop w:val="0"/>
      <w:marBottom w:val="0"/>
      <w:divBdr>
        <w:top w:val="none" w:sz="0" w:space="0" w:color="auto"/>
        <w:left w:val="none" w:sz="0" w:space="0" w:color="auto"/>
        <w:bottom w:val="none" w:sz="0" w:space="0" w:color="auto"/>
        <w:right w:val="none" w:sz="0" w:space="0" w:color="auto"/>
      </w:divBdr>
      <w:divsChild>
        <w:div w:id="1996565778">
          <w:marLeft w:val="0"/>
          <w:marRight w:val="0"/>
          <w:marTop w:val="0"/>
          <w:marBottom w:val="0"/>
          <w:divBdr>
            <w:top w:val="none" w:sz="0" w:space="0" w:color="auto"/>
            <w:left w:val="none" w:sz="0" w:space="0" w:color="auto"/>
            <w:bottom w:val="none" w:sz="0" w:space="0" w:color="auto"/>
            <w:right w:val="none" w:sz="0" w:space="0" w:color="auto"/>
          </w:divBdr>
          <w:divsChild>
            <w:div w:id="59055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62907">
      <w:bodyDiv w:val="1"/>
      <w:marLeft w:val="0"/>
      <w:marRight w:val="0"/>
      <w:marTop w:val="0"/>
      <w:marBottom w:val="0"/>
      <w:divBdr>
        <w:top w:val="none" w:sz="0" w:space="0" w:color="auto"/>
        <w:left w:val="none" w:sz="0" w:space="0" w:color="auto"/>
        <w:bottom w:val="none" w:sz="0" w:space="0" w:color="auto"/>
        <w:right w:val="none" w:sz="0" w:space="0" w:color="auto"/>
      </w:divBdr>
      <w:divsChild>
        <w:div w:id="1308633909">
          <w:marLeft w:val="0"/>
          <w:marRight w:val="0"/>
          <w:marTop w:val="0"/>
          <w:marBottom w:val="0"/>
          <w:divBdr>
            <w:top w:val="none" w:sz="0" w:space="0" w:color="auto"/>
            <w:left w:val="none" w:sz="0" w:space="0" w:color="auto"/>
            <w:bottom w:val="none" w:sz="0" w:space="0" w:color="auto"/>
            <w:right w:val="none" w:sz="0" w:space="0" w:color="auto"/>
          </w:divBdr>
          <w:divsChild>
            <w:div w:id="420955774">
              <w:marLeft w:val="0"/>
              <w:marRight w:val="0"/>
              <w:marTop w:val="0"/>
              <w:marBottom w:val="0"/>
              <w:divBdr>
                <w:top w:val="none" w:sz="0" w:space="0" w:color="auto"/>
                <w:left w:val="none" w:sz="0" w:space="0" w:color="auto"/>
                <w:bottom w:val="none" w:sz="0" w:space="0" w:color="auto"/>
                <w:right w:val="none" w:sz="0" w:space="0" w:color="auto"/>
              </w:divBdr>
            </w:div>
            <w:div w:id="1071462765">
              <w:marLeft w:val="0"/>
              <w:marRight w:val="0"/>
              <w:marTop w:val="0"/>
              <w:marBottom w:val="0"/>
              <w:divBdr>
                <w:top w:val="none" w:sz="0" w:space="0" w:color="auto"/>
                <w:left w:val="none" w:sz="0" w:space="0" w:color="auto"/>
                <w:bottom w:val="none" w:sz="0" w:space="0" w:color="auto"/>
                <w:right w:val="none" w:sz="0" w:space="0" w:color="auto"/>
              </w:divBdr>
            </w:div>
            <w:div w:id="1405033487">
              <w:marLeft w:val="0"/>
              <w:marRight w:val="0"/>
              <w:marTop w:val="0"/>
              <w:marBottom w:val="0"/>
              <w:divBdr>
                <w:top w:val="none" w:sz="0" w:space="0" w:color="auto"/>
                <w:left w:val="none" w:sz="0" w:space="0" w:color="auto"/>
                <w:bottom w:val="none" w:sz="0" w:space="0" w:color="auto"/>
                <w:right w:val="none" w:sz="0" w:space="0" w:color="auto"/>
              </w:divBdr>
            </w:div>
            <w:div w:id="1651590341">
              <w:marLeft w:val="0"/>
              <w:marRight w:val="0"/>
              <w:marTop w:val="0"/>
              <w:marBottom w:val="0"/>
              <w:divBdr>
                <w:top w:val="none" w:sz="0" w:space="0" w:color="auto"/>
                <w:left w:val="none" w:sz="0" w:space="0" w:color="auto"/>
                <w:bottom w:val="none" w:sz="0" w:space="0" w:color="auto"/>
                <w:right w:val="none" w:sz="0" w:space="0" w:color="auto"/>
              </w:divBdr>
            </w:div>
            <w:div w:id="1753115174">
              <w:marLeft w:val="0"/>
              <w:marRight w:val="0"/>
              <w:marTop w:val="0"/>
              <w:marBottom w:val="0"/>
              <w:divBdr>
                <w:top w:val="none" w:sz="0" w:space="0" w:color="auto"/>
                <w:left w:val="none" w:sz="0" w:space="0" w:color="auto"/>
                <w:bottom w:val="none" w:sz="0" w:space="0" w:color="auto"/>
                <w:right w:val="none" w:sz="0" w:space="0" w:color="auto"/>
              </w:divBdr>
            </w:div>
            <w:div w:id="1773894486">
              <w:marLeft w:val="0"/>
              <w:marRight w:val="0"/>
              <w:marTop w:val="0"/>
              <w:marBottom w:val="0"/>
              <w:divBdr>
                <w:top w:val="none" w:sz="0" w:space="0" w:color="auto"/>
                <w:left w:val="none" w:sz="0" w:space="0" w:color="auto"/>
                <w:bottom w:val="none" w:sz="0" w:space="0" w:color="auto"/>
                <w:right w:val="none" w:sz="0" w:space="0" w:color="auto"/>
              </w:divBdr>
            </w:div>
            <w:div w:id="185257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340362">
      <w:bodyDiv w:val="1"/>
      <w:marLeft w:val="0"/>
      <w:marRight w:val="0"/>
      <w:marTop w:val="0"/>
      <w:marBottom w:val="0"/>
      <w:divBdr>
        <w:top w:val="none" w:sz="0" w:space="0" w:color="auto"/>
        <w:left w:val="none" w:sz="0" w:space="0" w:color="auto"/>
        <w:bottom w:val="none" w:sz="0" w:space="0" w:color="auto"/>
        <w:right w:val="none" w:sz="0" w:space="0" w:color="auto"/>
      </w:divBdr>
      <w:divsChild>
        <w:div w:id="426585035">
          <w:marLeft w:val="0"/>
          <w:marRight w:val="0"/>
          <w:marTop w:val="0"/>
          <w:marBottom w:val="0"/>
          <w:divBdr>
            <w:top w:val="none" w:sz="0" w:space="0" w:color="auto"/>
            <w:left w:val="none" w:sz="0" w:space="0" w:color="auto"/>
            <w:bottom w:val="none" w:sz="0" w:space="0" w:color="auto"/>
            <w:right w:val="none" w:sz="0" w:space="0" w:color="auto"/>
          </w:divBdr>
          <w:divsChild>
            <w:div w:id="138350720">
              <w:marLeft w:val="0"/>
              <w:marRight w:val="0"/>
              <w:marTop w:val="0"/>
              <w:marBottom w:val="0"/>
              <w:divBdr>
                <w:top w:val="none" w:sz="0" w:space="0" w:color="auto"/>
                <w:left w:val="none" w:sz="0" w:space="0" w:color="auto"/>
                <w:bottom w:val="none" w:sz="0" w:space="0" w:color="auto"/>
                <w:right w:val="none" w:sz="0" w:space="0" w:color="auto"/>
              </w:divBdr>
            </w:div>
            <w:div w:id="146023295">
              <w:marLeft w:val="0"/>
              <w:marRight w:val="0"/>
              <w:marTop w:val="0"/>
              <w:marBottom w:val="0"/>
              <w:divBdr>
                <w:top w:val="none" w:sz="0" w:space="0" w:color="auto"/>
                <w:left w:val="none" w:sz="0" w:space="0" w:color="auto"/>
                <w:bottom w:val="none" w:sz="0" w:space="0" w:color="auto"/>
                <w:right w:val="none" w:sz="0" w:space="0" w:color="auto"/>
              </w:divBdr>
            </w:div>
            <w:div w:id="350880795">
              <w:marLeft w:val="0"/>
              <w:marRight w:val="0"/>
              <w:marTop w:val="0"/>
              <w:marBottom w:val="0"/>
              <w:divBdr>
                <w:top w:val="none" w:sz="0" w:space="0" w:color="auto"/>
                <w:left w:val="none" w:sz="0" w:space="0" w:color="auto"/>
                <w:bottom w:val="none" w:sz="0" w:space="0" w:color="auto"/>
                <w:right w:val="none" w:sz="0" w:space="0" w:color="auto"/>
              </w:divBdr>
            </w:div>
            <w:div w:id="767429733">
              <w:marLeft w:val="0"/>
              <w:marRight w:val="0"/>
              <w:marTop w:val="0"/>
              <w:marBottom w:val="0"/>
              <w:divBdr>
                <w:top w:val="none" w:sz="0" w:space="0" w:color="auto"/>
                <w:left w:val="none" w:sz="0" w:space="0" w:color="auto"/>
                <w:bottom w:val="none" w:sz="0" w:space="0" w:color="auto"/>
                <w:right w:val="none" w:sz="0" w:space="0" w:color="auto"/>
              </w:divBdr>
            </w:div>
            <w:div w:id="945963635">
              <w:marLeft w:val="0"/>
              <w:marRight w:val="0"/>
              <w:marTop w:val="0"/>
              <w:marBottom w:val="0"/>
              <w:divBdr>
                <w:top w:val="none" w:sz="0" w:space="0" w:color="auto"/>
                <w:left w:val="none" w:sz="0" w:space="0" w:color="auto"/>
                <w:bottom w:val="none" w:sz="0" w:space="0" w:color="auto"/>
                <w:right w:val="none" w:sz="0" w:space="0" w:color="auto"/>
              </w:divBdr>
            </w:div>
            <w:div w:id="1077750652">
              <w:marLeft w:val="0"/>
              <w:marRight w:val="0"/>
              <w:marTop w:val="0"/>
              <w:marBottom w:val="0"/>
              <w:divBdr>
                <w:top w:val="none" w:sz="0" w:space="0" w:color="auto"/>
                <w:left w:val="none" w:sz="0" w:space="0" w:color="auto"/>
                <w:bottom w:val="none" w:sz="0" w:space="0" w:color="auto"/>
                <w:right w:val="none" w:sz="0" w:space="0" w:color="auto"/>
              </w:divBdr>
            </w:div>
            <w:div w:id="1095442154">
              <w:marLeft w:val="0"/>
              <w:marRight w:val="0"/>
              <w:marTop w:val="0"/>
              <w:marBottom w:val="0"/>
              <w:divBdr>
                <w:top w:val="none" w:sz="0" w:space="0" w:color="auto"/>
                <w:left w:val="none" w:sz="0" w:space="0" w:color="auto"/>
                <w:bottom w:val="none" w:sz="0" w:space="0" w:color="auto"/>
                <w:right w:val="none" w:sz="0" w:space="0" w:color="auto"/>
              </w:divBdr>
            </w:div>
            <w:div w:id="1856187339">
              <w:marLeft w:val="0"/>
              <w:marRight w:val="0"/>
              <w:marTop w:val="0"/>
              <w:marBottom w:val="0"/>
              <w:divBdr>
                <w:top w:val="none" w:sz="0" w:space="0" w:color="auto"/>
                <w:left w:val="none" w:sz="0" w:space="0" w:color="auto"/>
                <w:bottom w:val="none" w:sz="0" w:space="0" w:color="auto"/>
                <w:right w:val="none" w:sz="0" w:space="0" w:color="auto"/>
              </w:divBdr>
            </w:div>
            <w:div w:id="2020157369">
              <w:marLeft w:val="0"/>
              <w:marRight w:val="0"/>
              <w:marTop w:val="0"/>
              <w:marBottom w:val="0"/>
              <w:divBdr>
                <w:top w:val="none" w:sz="0" w:space="0" w:color="auto"/>
                <w:left w:val="none" w:sz="0" w:space="0" w:color="auto"/>
                <w:bottom w:val="none" w:sz="0" w:space="0" w:color="auto"/>
                <w:right w:val="none" w:sz="0" w:space="0" w:color="auto"/>
              </w:divBdr>
            </w:div>
            <w:div w:id="2137599516">
              <w:marLeft w:val="0"/>
              <w:marRight w:val="0"/>
              <w:marTop w:val="0"/>
              <w:marBottom w:val="0"/>
              <w:divBdr>
                <w:top w:val="none" w:sz="0" w:space="0" w:color="auto"/>
                <w:left w:val="none" w:sz="0" w:space="0" w:color="auto"/>
                <w:bottom w:val="none" w:sz="0" w:space="0" w:color="auto"/>
                <w:right w:val="none" w:sz="0" w:space="0" w:color="auto"/>
              </w:divBdr>
            </w:div>
            <w:div w:id="214396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277628">
      <w:bodyDiv w:val="1"/>
      <w:marLeft w:val="0"/>
      <w:marRight w:val="0"/>
      <w:marTop w:val="0"/>
      <w:marBottom w:val="0"/>
      <w:divBdr>
        <w:top w:val="none" w:sz="0" w:space="0" w:color="auto"/>
        <w:left w:val="none" w:sz="0" w:space="0" w:color="auto"/>
        <w:bottom w:val="none" w:sz="0" w:space="0" w:color="auto"/>
        <w:right w:val="none" w:sz="0" w:space="0" w:color="auto"/>
      </w:divBdr>
      <w:divsChild>
        <w:div w:id="2080588825">
          <w:marLeft w:val="0"/>
          <w:marRight w:val="0"/>
          <w:marTop w:val="0"/>
          <w:marBottom w:val="0"/>
          <w:divBdr>
            <w:top w:val="none" w:sz="0" w:space="0" w:color="auto"/>
            <w:left w:val="none" w:sz="0" w:space="0" w:color="auto"/>
            <w:bottom w:val="none" w:sz="0" w:space="0" w:color="auto"/>
            <w:right w:val="none" w:sz="0" w:space="0" w:color="auto"/>
          </w:divBdr>
          <w:divsChild>
            <w:div w:id="479810976">
              <w:marLeft w:val="0"/>
              <w:marRight w:val="0"/>
              <w:marTop w:val="0"/>
              <w:marBottom w:val="0"/>
              <w:divBdr>
                <w:top w:val="none" w:sz="0" w:space="0" w:color="auto"/>
                <w:left w:val="none" w:sz="0" w:space="0" w:color="auto"/>
                <w:bottom w:val="none" w:sz="0" w:space="0" w:color="auto"/>
                <w:right w:val="none" w:sz="0" w:space="0" w:color="auto"/>
              </w:divBdr>
            </w:div>
            <w:div w:id="135754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07174">
      <w:bodyDiv w:val="1"/>
      <w:marLeft w:val="0"/>
      <w:marRight w:val="0"/>
      <w:marTop w:val="0"/>
      <w:marBottom w:val="0"/>
      <w:divBdr>
        <w:top w:val="none" w:sz="0" w:space="0" w:color="auto"/>
        <w:left w:val="none" w:sz="0" w:space="0" w:color="auto"/>
        <w:bottom w:val="none" w:sz="0" w:space="0" w:color="auto"/>
        <w:right w:val="none" w:sz="0" w:space="0" w:color="auto"/>
      </w:divBdr>
      <w:divsChild>
        <w:div w:id="2043700392">
          <w:marLeft w:val="0"/>
          <w:marRight w:val="0"/>
          <w:marTop w:val="0"/>
          <w:marBottom w:val="0"/>
          <w:divBdr>
            <w:top w:val="none" w:sz="0" w:space="0" w:color="auto"/>
            <w:left w:val="none" w:sz="0" w:space="0" w:color="auto"/>
            <w:bottom w:val="none" w:sz="0" w:space="0" w:color="auto"/>
            <w:right w:val="none" w:sz="0" w:space="0" w:color="auto"/>
          </w:divBdr>
          <w:divsChild>
            <w:div w:id="152796796">
              <w:marLeft w:val="0"/>
              <w:marRight w:val="0"/>
              <w:marTop w:val="0"/>
              <w:marBottom w:val="0"/>
              <w:divBdr>
                <w:top w:val="none" w:sz="0" w:space="0" w:color="auto"/>
                <w:left w:val="none" w:sz="0" w:space="0" w:color="auto"/>
                <w:bottom w:val="none" w:sz="0" w:space="0" w:color="auto"/>
                <w:right w:val="none" w:sz="0" w:space="0" w:color="auto"/>
              </w:divBdr>
            </w:div>
            <w:div w:id="208490931">
              <w:marLeft w:val="0"/>
              <w:marRight w:val="0"/>
              <w:marTop w:val="0"/>
              <w:marBottom w:val="0"/>
              <w:divBdr>
                <w:top w:val="none" w:sz="0" w:space="0" w:color="auto"/>
                <w:left w:val="none" w:sz="0" w:space="0" w:color="auto"/>
                <w:bottom w:val="none" w:sz="0" w:space="0" w:color="auto"/>
                <w:right w:val="none" w:sz="0" w:space="0" w:color="auto"/>
              </w:divBdr>
            </w:div>
            <w:div w:id="955527482">
              <w:marLeft w:val="0"/>
              <w:marRight w:val="0"/>
              <w:marTop w:val="0"/>
              <w:marBottom w:val="0"/>
              <w:divBdr>
                <w:top w:val="none" w:sz="0" w:space="0" w:color="auto"/>
                <w:left w:val="none" w:sz="0" w:space="0" w:color="auto"/>
                <w:bottom w:val="none" w:sz="0" w:space="0" w:color="auto"/>
                <w:right w:val="none" w:sz="0" w:space="0" w:color="auto"/>
              </w:divBdr>
            </w:div>
            <w:div w:id="1444610462">
              <w:marLeft w:val="0"/>
              <w:marRight w:val="0"/>
              <w:marTop w:val="0"/>
              <w:marBottom w:val="0"/>
              <w:divBdr>
                <w:top w:val="none" w:sz="0" w:space="0" w:color="auto"/>
                <w:left w:val="none" w:sz="0" w:space="0" w:color="auto"/>
                <w:bottom w:val="none" w:sz="0" w:space="0" w:color="auto"/>
                <w:right w:val="none" w:sz="0" w:space="0" w:color="auto"/>
              </w:divBdr>
            </w:div>
            <w:div w:id="189766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26552">
      <w:bodyDiv w:val="1"/>
      <w:marLeft w:val="0"/>
      <w:marRight w:val="0"/>
      <w:marTop w:val="0"/>
      <w:marBottom w:val="0"/>
      <w:divBdr>
        <w:top w:val="none" w:sz="0" w:space="0" w:color="auto"/>
        <w:left w:val="none" w:sz="0" w:space="0" w:color="auto"/>
        <w:bottom w:val="none" w:sz="0" w:space="0" w:color="auto"/>
        <w:right w:val="none" w:sz="0" w:space="0" w:color="auto"/>
      </w:divBdr>
      <w:divsChild>
        <w:div w:id="296884213">
          <w:marLeft w:val="0"/>
          <w:marRight w:val="0"/>
          <w:marTop w:val="0"/>
          <w:marBottom w:val="0"/>
          <w:divBdr>
            <w:top w:val="none" w:sz="0" w:space="0" w:color="auto"/>
            <w:left w:val="none" w:sz="0" w:space="0" w:color="auto"/>
            <w:bottom w:val="none" w:sz="0" w:space="0" w:color="auto"/>
            <w:right w:val="none" w:sz="0" w:space="0" w:color="auto"/>
          </w:divBdr>
          <w:divsChild>
            <w:div w:id="797532067">
              <w:marLeft w:val="0"/>
              <w:marRight w:val="0"/>
              <w:marTop w:val="0"/>
              <w:marBottom w:val="0"/>
              <w:divBdr>
                <w:top w:val="none" w:sz="0" w:space="0" w:color="auto"/>
                <w:left w:val="none" w:sz="0" w:space="0" w:color="auto"/>
                <w:bottom w:val="none" w:sz="0" w:space="0" w:color="auto"/>
                <w:right w:val="none" w:sz="0" w:space="0" w:color="auto"/>
              </w:divBdr>
            </w:div>
            <w:div w:id="140136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172706">
      <w:bodyDiv w:val="1"/>
      <w:marLeft w:val="0"/>
      <w:marRight w:val="0"/>
      <w:marTop w:val="0"/>
      <w:marBottom w:val="0"/>
      <w:divBdr>
        <w:top w:val="none" w:sz="0" w:space="0" w:color="auto"/>
        <w:left w:val="none" w:sz="0" w:space="0" w:color="auto"/>
        <w:bottom w:val="none" w:sz="0" w:space="0" w:color="auto"/>
        <w:right w:val="none" w:sz="0" w:space="0" w:color="auto"/>
      </w:divBdr>
      <w:divsChild>
        <w:div w:id="1346709364">
          <w:marLeft w:val="0"/>
          <w:marRight w:val="0"/>
          <w:marTop w:val="0"/>
          <w:marBottom w:val="0"/>
          <w:divBdr>
            <w:top w:val="none" w:sz="0" w:space="0" w:color="auto"/>
            <w:left w:val="none" w:sz="0" w:space="0" w:color="auto"/>
            <w:bottom w:val="none" w:sz="0" w:space="0" w:color="auto"/>
            <w:right w:val="none" w:sz="0" w:space="0" w:color="auto"/>
          </w:divBdr>
          <w:divsChild>
            <w:div w:id="11032324">
              <w:marLeft w:val="0"/>
              <w:marRight w:val="0"/>
              <w:marTop w:val="0"/>
              <w:marBottom w:val="0"/>
              <w:divBdr>
                <w:top w:val="none" w:sz="0" w:space="0" w:color="auto"/>
                <w:left w:val="none" w:sz="0" w:space="0" w:color="auto"/>
                <w:bottom w:val="none" w:sz="0" w:space="0" w:color="auto"/>
                <w:right w:val="none" w:sz="0" w:space="0" w:color="auto"/>
              </w:divBdr>
            </w:div>
            <w:div w:id="138301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513786">
      <w:bodyDiv w:val="1"/>
      <w:marLeft w:val="0"/>
      <w:marRight w:val="0"/>
      <w:marTop w:val="0"/>
      <w:marBottom w:val="0"/>
      <w:divBdr>
        <w:top w:val="none" w:sz="0" w:space="0" w:color="auto"/>
        <w:left w:val="none" w:sz="0" w:space="0" w:color="auto"/>
        <w:bottom w:val="none" w:sz="0" w:space="0" w:color="auto"/>
        <w:right w:val="none" w:sz="0" w:space="0" w:color="auto"/>
      </w:divBdr>
      <w:divsChild>
        <w:div w:id="1511332409">
          <w:marLeft w:val="0"/>
          <w:marRight w:val="0"/>
          <w:marTop w:val="0"/>
          <w:marBottom w:val="0"/>
          <w:divBdr>
            <w:top w:val="none" w:sz="0" w:space="0" w:color="auto"/>
            <w:left w:val="none" w:sz="0" w:space="0" w:color="auto"/>
            <w:bottom w:val="none" w:sz="0" w:space="0" w:color="auto"/>
            <w:right w:val="none" w:sz="0" w:space="0" w:color="auto"/>
          </w:divBdr>
          <w:divsChild>
            <w:div w:id="672877269">
              <w:marLeft w:val="0"/>
              <w:marRight w:val="0"/>
              <w:marTop w:val="0"/>
              <w:marBottom w:val="0"/>
              <w:divBdr>
                <w:top w:val="none" w:sz="0" w:space="0" w:color="auto"/>
                <w:left w:val="none" w:sz="0" w:space="0" w:color="auto"/>
                <w:bottom w:val="none" w:sz="0" w:space="0" w:color="auto"/>
                <w:right w:val="none" w:sz="0" w:space="0" w:color="auto"/>
              </w:divBdr>
            </w:div>
            <w:div w:id="139134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575378">
      <w:bodyDiv w:val="1"/>
      <w:marLeft w:val="0"/>
      <w:marRight w:val="0"/>
      <w:marTop w:val="0"/>
      <w:marBottom w:val="0"/>
      <w:divBdr>
        <w:top w:val="none" w:sz="0" w:space="0" w:color="auto"/>
        <w:left w:val="none" w:sz="0" w:space="0" w:color="auto"/>
        <w:bottom w:val="none" w:sz="0" w:space="0" w:color="auto"/>
        <w:right w:val="none" w:sz="0" w:space="0" w:color="auto"/>
      </w:divBdr>
      <w:divsChild>
        <w:div w:id="1938900871">
          <w:marLeft w:val="0"/>
          <w:marRight w:val="0"/>
          <w:marTop w:val="0"/>
          <w:marBottom w:val="0"/>
          <w:divBdr>
            <w:top w:val="none" w:sz="0" w:space="0" w:color="auto"/>
            <w:left w:val="none" w:sz="0" w:space="0" w:color="auto"/>
            <w:bottom w:val="none" w:sz="0" w:space="0" w:color="auto"/>
            <w:right w:val="none" w:sz="0" w:space="0" w:color="auto"/>
          </w:divBdr>
          <w:divsChild>
            <w:div w:id="21366648">
              <w:marLeft w:val="0"/>
              <w:marRight w:val="0"/>
              <w:marTop w:val="0"/>
              <w:marBottom w:val="0"/>
              <w:divBdr>
                <w:top w:val="none" w:sz="0" w:space="0" w:color="auto"/>
                <w:left w:val="none" w:sz="0" w:space="0" w:color="auto"/>
                <w:bottom w:val="none" w:sz="0" w:space="0" w:color="auto"/>
                <w:right w:val="none" w:sz="0" w:space="0" w:color="auto"/>
              </w:divBdr>
            </w:div>
            <w:div w:id="116072779">
              <w:marLeft w:val="0"/>
              <w:marRight w:val="0"/>
              <w:marTop w:val="0"/>
              <w:marBottom w:val="0"/>
              <w:divBdr>
                <w:top w:val="none" w:sz="0" w:space="0" w:color="auto"/>
                <w:left w:val="none" w:sz="0" w:space="0" w:color="auto"/>
                <w:bottom w:val="none" w:sz="0" w:space="0" w:color="auto"/>
                <w:right w:val="none" w:sz="0" w:space="0" w:color="auto"/>
              </w:divBdr>
            </w:div>
            <w:div w:id="156772692">
              <w:marLeft w:val="0"/>
              <w:marRight w:val="0"/>
              <w:marTop w:val="0"/>
              <w:marBottom w:val="0"/>
              <w:divBdr>
                <w:top w:val="none" w:sz="0" w:space="0" w:color="auto"/>
                <w:left w:val="none" w:sz="0" w:space="0" w:color="auto"/>
                <w:bottom w:val="none" w:sz="0" w:space="0" w:color="auto"/>
                <w:right w:val="none" w:sz="0" w:space="0" w:color="auto"/>
              </w:divBdr>
            </w:div>
            <w:div w:id="404183873">
              <w:marLeft w:val="0"/>
              <w:marRight w:val="0"/>
              <w:marTop w:val="0"/>
              <w:marBottom w:val="0"/>
              <w:divBdr>
                <w:top w:val="none" w:sz="0" w:space="0" w:color="auto"/>
                <w:left w:val="none" w:sz="0" w:space="0" w:color="auto"/>
                <w:bottom w:val="none" w:sz="0" w:space="0" w:color="auto"/>
                <w:right w:val="none" w:sz="0" w:space="0" w:color="auto"/>
              </w:divBdr>
            </w:div>
            <w:div w:id="430009692">
              <w:marLeft w:val="0"/>
              <w:marRight w:val="0"/>
              <w:marTop w:val="0"/>
              <w:marBottom w:val="0"/>
              <w:divBdr>
                <w:top w:val="none" w:sz="0" w:space="0" w:color="auto"/>
                <w:left w:val="none" w:sz="0" w:space="0" w:color="auto"/>
                <w:bottom w:val="none" w:sz="0" w:space="0" w:color="auto"/>
                <w:right w:val="none" w:sz="0" w:space="0" w:color="auto"/>
              </w:divBdr>
            </w:div>
            <w:div w:id="447238979">
              <w:marLeft w:val="0"/>
              <w:marRight w:val="0"/>
              <w:marTop w:val="0"/>
              <w:marBottom w:val="0"/>
              <w:divBdr>
                <w:top w:val="none" w:sz="0" w:space="0" w:color="auto"/>
                <w:left w:val="none" w:sz="0" w:space="0" w:color="auto"/>
                <w:bottom w:val="none" w:sz="0" w:space="0" w:color="auto"/>
                <w:right w:val="none" w:sz="0" w:space="0" w:color="auto"/>
              </w:divBdr>
            </w:div>
            <w:div w:id="922957019">
              <w:marLeft w:val="0"/>
              <w:marRight w:val="0"/>
              <w:marTop w:val="0"/>
              <w:marBottom w:val="0"/>
              <w:divBdr>
                <w:top w:val="none" w:sz="0" w:space="0" w:color="auto"/>
                <w:left w:val="none" w:sz="0" w:space="0" w:color="auto"/>
                <w:bottom w:val="none" w:sz="0" w:space="0" w:color="auto"/>
                <w:right w:val="none" w:sz="0" w:space="0" w:color="auto"/>
              </w:divBdr>
            </w:div>
            <w:div w:id="989480146">
              <w:marLeft w:val="0"/>
              <w:marRight w:val="0"/>
              <w:marTop w:val="0"/>
              <w:marBottom w:val="0"/>
              <w:divBdr>
                <w:top w:val="none" w:sz="0" w:space="0" w:color="auto"/>
                <w:left w:val="none" w:sz="0" w:space="0" w:color="auto"/>
                <w:bottom w:val="none" w:sz="0" w:space="0" w:color="auto"/>
                <w:right w:val="none" w:sz="0" w:space="0" w:color="auto"/>
              </w:divBdr>
            </w:div>
            <w:div w:id="1147433885">
              <w:marLeft w:val="0"/>
              <w:marRight w:val="0"/>
              <w:marTop w:val="0"/>
              <w:marBottom w:val="0"/>
              <w:divBdr>
                <w:top w:val="none" w:sz="0" w:space="0" w:color="auto"/>
                <w:left w:val="none" w:sz="0" w:space="0" w:color="auto"/>
                <w:bottom w:val="none" w:sz="0" w:space="0" w:color="auto"/>
                <w:right w:val="none" w:sz="0" w:space="0" w:color="auto"/>
              </w:divBdr>
            </w:div>
            <w:div w:id="1245534360">
              <w:marLeft w:val="0"/>
              <w:marRight w:val="0"/>
              <w:marTop w:val="0"/>
              <w:marBottom w:val="0"/>
              <w:divBdr>
                <w:top w:val="none" w:sz="0" w:space="0" w:color="auto"/>
                <w:left w:val="none" w:sz="0" w:space="0" w:color="auto"/>
                <w:bottom w:val="none" w:sz="0" w:space="0" w:color="auto"/>
                <w:right w:val="none" w:sz="0" w:space="0" w:color="auto"/>
              </w:divBdr>
            </w:div>
            <w:div w:id="168790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17588">
      <w:bodyDiv w:val="1"/>
      <w:marLeft w:val="0"/>
      <w:marRight w:val="0"/>
      <w:marTop w:val="0"/>
      <w:marBottom w:val="0"/>
      <w:divBdr>
        <w:top w:val="none" w:sz="0" w:space="0" w:color="auto"/>
        <w:left w:val="none" w:sz="0" w:space="0" w:color="auto"/>
        <w:bottom w:val="none" w:sz="0" w:space="0" w:color="auto"/>
        <w:right w:val="none" w:sz="0" w:space="0" w:color="auto"/>
      </w:divBdr>
      <w:divsChild>
        <w:div w:id="270433393">
          <w:marLeft w:val="0"/>
          <w:marRight w:val="0"/>
          <w:marTop w:val="0"/>
          <w:marBottom w:val="0"/>
          <w:divBdr>
            <w:top w:val="none" w:sz="0" w:space="0" w:color="auto"/>
            <w:left w:val="none" w:sz="0" w:space="0" w:color="auto"/>
            <w:bottom w:val="none" w:sz="0" w:space="0" w:color="auto"/>
            <w:right w:val="none" w:sz="0" w:space="0" w:color="auto"/>
          </w:divBdr>
          <w:divsChild>
            <w:div w:id="57370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692794">
      <w:bodyDiv w:val="1"/>
      <w:marLeft w:val="0"/>
      <w:marRight w:val="0"/>
      <w:marTop w:val="0"/>
      <w:marBottom w:val="0"/>
      <w:divBdr>
        <w:top w:val="none" w:sz="0" w:space="0" w:color="auto"/>
        <w:left w:val="none" w:sz="0" w:space="0" w:color="auto"/>
        <w:bottom w:val="none" w:sz="0" w:space="0" w:color="auto"/>
        <w:right w:val="none" w:sz="0" w:space="0" w:color="auto"/>
      </w:divBdr>
      <w:divsChild>
        <w:div w:id="432167296">
          <w:marLeft w:val="0"/>
          <w:marRight w:val="0"/>
          <w:marTop w:val="0"/>
          <w:marBottom w:val="0"/>
          <w:divBdr>
            <w:top w:val="none" w:sz="0" w:space="0" w:color="auto"/>
            <w:left w:val="none" w:sz="0" w:space="0" w:color="auto"/>
            <w:bottom w:val="none" w:sz="0" w:space="0" w:color="auto"/>
            <w:right w:val="none" w:sz="0" w:space="0" w:color="auto"/>
          </w:divBdr>
          <w:divsChild>
            <w:div w:id="80381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37947">
      <w:bodyDiv w:val="1"/>
      <w:marLeft w:val="0"/>
      <w:marRight w:val="0"/>
      <w:marTop w:val="0"/>
      <w:marBottom w:val="0"/>
      <w:divBdr>
        <w:top w:val="none" w:sz="0" w:space="0" w:color="auto"/>
        <w:left w:val="none" w:sz="0" w:space="0" w:color="auto"/>
        <w:bottom w:val="none" w:sz="0" w:space="0" w:color="auto"/>
        <w:right w:val="none" w:sz="0" w:space="0" w:color="auto"/>
      </w:divBdr>
      <w:divsChild>
        <w:div w:id="1981422435">
          <w:marLeft w:val="0"/>
          <w:marRight w:val="0"/>
          <w:marTop w:val="0"/>
          <w:marBottom w:val="0"/>
          <w:divBdr>
            <w:top w:val="none" w:sz="0" w:space="0" w:color="auto"/>
            <w:left w:val="none" w:sz="0" w:space="0" w:color="auto"/>
            <w:bottom w:val="none" w:sz="0" w:space="0" w:color="auto"/>
            <w:right w:val="none" w:sz="0" w:space="0" w:color="auto"/>
          </w:divBdr>
          <w:divsChild>
            <w:div w:id="191771149">
              <w:marLeft w:val="0"/>
              <w:marRight w:val="0"/>
              <w:marTop w:val="0"/>
              <w:marBottom w:val="0"/>
              <w:divBdr>
                <w:top w:val="none" w:sz="0" w:space="0" w:color="auto"/>
                <w:left w:val="none" w:sz="0" w:space="0" w:color="auto"/>
                <w:bottom w:val="none" w:sz="0" w:space="0" w:color="auto"/>
                <w:right w:val="none" w:sz="0" w:space="0" w:color="auto"/>
              </w:divBdr>
            </w:div>
            <w:div w:id="420025538">
              <w:marLeft w:val="0"/>
              <w:marRight w:val="0"/>
              <w:marTop w:val="0"/>
              <w:marBottom w:val="0"/>
              <w:divBdr>
                <w:top w:val="none" w:sz="0" w:space="0" w:color="auto"/>
                <w:left w:val="none" w:sz="0" w:space="0" w:color="auto"/>
                <w:bottom w:val="none" w:sz="0" w:space="0" w:color="auto"/>
                <w:right w:val="none" w:sz="0" w:space="0" w:color="auto"/>
              </w:divBdr>
            </w:div>
            <w:div w:id="638614121">
              <w:marLeft w:val="0"/>
              <w:marRight w:val="0"/>
              <w:marTop w:val="0"/>
              <w:marBottom w:val="0"/>
              <w:divBdr>
                <w:top w:val="none" w:sz="0" w:space="0" w:color="auto"/>
                <w:left w:val="none" w:sz="0" w:space="0" w:color="auto"/>
                <w:bottom w:val="none" w:sz="0" w:space="0" w:color="auto"/>
                <w:right w:val="none" w:sz="0" w:space="0" w:color="auto"/>
              </w:divBdr>
            </w:div>
            <w:div w:id="883178308">
              <w:marLeft w:val="0"/>
              <w:marRight w:val="0"/>
              <w:marTop w:val="0"/>
              <w:marBottom w:val="0"/>
              <w:divBdr>
                <w:top w:val="none" w:sz="0" w:space="0" w:color="auto"/>
                <w:left w:val="none" w:sz="0" w:space="0" w:color="auto"/>
                <w:bottom w:val="none" w:sz="0" w:space="0" w:color="auto"/>
                <w:right w:val="none" w:sz="0" w:space="0" w:color="auto"/>
              </w:divBdr>
            </w:div>
            <w:div w:id="887451364">
              <w:marLeft w:val="0"/>
              <w:marRight w:val="0"/>
              <w:marTop w:val="0"/>
              <w:marBottom w:val="0"/>
              <w:divBdr>
                <w:top w:val="none" w:sz="0" w:space="0" w:color="auto"/>
                <w:left w:val="none" w:sz="0" w:space="0" w:color="auto"/>
                <w:bottom w:val="none" w:sz="0" w:space="0" w:color="auto"/>
                <w:right w:val="none" w:sz="0" w:space="0" w:color="auto"/>
              </w:divBdr>
            </w:div>
            <w:div w:id="1029456557">
              <w:marLeft w:val="0"/>
              <w:marRight w:val="0"/>
              <w:marTop w:val="0"/>
              <w:marBottom w:val="0"/>
              <w:divBdr>
                <w:top w:val="none" w:sz="0" w:space="0" w:color="auto"/>
                <w:left w:val="none" w:sz="0" w:space="0" w:color="auto"/>
                <w:bottom w:val="none" w:sz="0" w:space="0" w:color="auto"/>
                <w:right w:val="none" w:sz="0" w:space="0" w:color="auto"/>
              </w:divBdr>
            </w:div>
            <w:div w:id="1087267481">
              <w:marLeft w:val="0"/>
              <w:marRight w:val="0"/>
              <w:marTop w:val="0"/>
              <w:marBottom w:val="0"/>
              <w:divBdr>
                <w:top w:val="none" w:sz="0" w:space="0" w:color="auto"/>
                <w:left w:val="none" w:sz="0" w:space="0" w:color="auto"/>
                <w:bottom w:val="none" w:sz="0" w:space="0" w:color="auto"/>
                <w:right w:val="none" w:sz="0" w:space="0" w:color="auto"/>
              </w:divBdr>
            </w:div>
            <w:div w:id="1241141276">
              <w:marLeft w:val="0"/>
              <w:marRight w:val="0"/>
              <w:marTop w:val="0"/>
              <w:marBottom w:val="0"/>
              <w:divBdr>
                <w:top w:val="none" w:sz="0" w:space="0" w:color="auto"/>
                <w:left w:val="none" w:sz="0" w:space="0" w:color="auto"/>
                <w:bottom w:val="none" w:sz="0" w:space="0" w:color="auto"/>
                <w:right w:val="none" w:sz="0" w:space="0" w:color="auto"/>
              </w:divBdr>
            </w:div>
            <w:div w:id="1473867388">
              <w:marLeft w:val="0"/>
              <w:marRight w:val="0"/>
              <w:marTop w:val="0"/>
              <w:marBottom w:val="0"/>
              <w:divBdr>
                <w:top w:val="none" w:sz="0" w:space="0" w:color="auto"/>
                <w:left w:val="none" w:sz="0" w:space="0" w:color="auto"/>
                <w:bottom w:val="none" w:sz="0" w:space="0" w:color="auto"/>
                <w:right w:val="none" w:sz="0" w:space="0" w:color="auto"/>
              </w:divBdr>
            </w:div>
            <w:div w:id="161764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848463">
      <w:bodyDiv w:val="1"/>
      <w:marLeft w:val="0"/>
      <w:marRight w:val="0"/>
      <w:marTop w:val="0"/>
      <w:marBottom w:val="0"/>
      <w:divBdr>
        <w:top w:val="none" w:sz="0" w:space="0" w:color="auto"/>
        <w:left w:val="none" w:sz="0" w:space="0" w:color="auto"/>
        <w:bottom w:val="none" w:sz="0" w:space="0" w:color="auto"/>
        <w:right w:val="none" w:sz="0" w:space="0" w:color="auto"/>
      </w:divBdr>
      <w:divsChild>
        <w:div w:id="2130660065">
          <w:marLeft w:val="0"/>
          <w:marRight w:val="0"/>
          <w:marTop w:val="0"/>
          <w:marBottom w:val="0"/>
          <w:divBdr>
            <w:top w:val="none" w:sz="0" w:space="0" w:color="auto"/>
            <w:left w:val="none" w:sz="0" w:space="0" w:color="auto"/>
            <w:bottom w:val="none" w:sz="0" w:space="0" w:color="auto"/>
            <w:right w:val="none" w:sz="0" w:space="0" w:color="auto"/>
          </w:divBdr>
          <w:divsChild>
            <w:div w:id="14235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89269">
      <w:bodyDiv w:val="1"/>
      <w:marLeft w:val="0"/>
      <w:marRight w:val="0"/>
      <w:marTop w:val="0"/>
      <w:marBottom w:val="0"/>
      <w:divBdr>
        <w:top w:val="none" w:sz="0" w:space="0" w:color="auto"/>
        <w:left w:val="none" w:sz="0" w:space="0" w:color="auto"/>
        <w:bottom w:val="none" w:sz="0" w:space="0" w:color="auto"/>
        <w:right w:val="none" w:sz="0" w:space="0" w:color="auto"/>
      </w:divBdr>
      <w:divsChild>
        <w:div w:id="1768622382">
          <w:marLeft w:val="0"/>
          <w:marRight w:val="0"/>
          <w:marTop w:val="0"/>
          <w:marBottom w:val="0"/>
          <w:divBdr>
            <w:top w:val="none" w:sz="0" w:space="0" w:color="auto"/>
            <w:left w:val="none" w:sz="0" w:space="0" w:color="auto"/>
            <w:bottom w:val="none" w:sz="0" w:space="0" w:color="auto"/>
            <w:right w:val="none" w:sz="0" w:space="0" w:color="auto"/>
          </w:divBdr>
          <w:divsChild>
            <w:div w:id="1020006423">
              <w:marLeft w:val="0"/>
              <w:marRight w:val="0"/>
              <w:marTop w:val="0"/>
              <w:marBottom w:val="0"/>
              <w:divBdr>
                <w:top w:val="none" w:sz="0" w:space="0" w:color="auto"/>
                <w:left w:val="none" w:sz="0" w:space="0" w:color="auto"/>
                <w:bottom w:val="none" w:sz="0" w:space="0" w:color="auto"/>
                <w:right w:val="none" w:sz="0" w:space="0" w:color="auto"/>
              </w:divBdr>
            </w:div>
            <w:div w:id="152817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32801">
      <w:bodyDiv w:val="1"/>
      <w:marLeft w:val="0"/>
      <w:marRight w:val="0"/>
      <w:marTop w:val="0"/>
      <w:marBottom w:val="0"/>
      <w:divBdr>
        <w:top w:val="none" w:sz="0" w:space="0" w:color="auto"/>
        <w:left w:val="none" w:sz="0" w:space="0" w:color="auto"/>
        <w:bottom w:val="none" w:sz="0" w:space="0" w:color="auto"/>
        <w:right w:val="none" w:sz="0" w:space="0" w:color="auto"/>
      </w:divBdr>
      <w:divsChild>
        <w:div w:id="1607616839">
          <w:marLeft w:val="0"/>
          <w:marRight w:val="0"/>
          <w:marTop w:val="0"/>
          <w:marBottom w:val="0"/>
          <w:divBdr>
            <w:top w:val="none" w:sz="0" w:space="0" w:color="auto"/>
            <w:left w:val="none" w:sz="0" w:space="0" w:color="auto"/>
            <w:bottom w:val="none" w:sz="0" w:space="0" w:color="auto"/>
            <w:right w:val="none" w:sz="0" w:space="0" w:color="auto"/>
          </w:divBdr>
          <w:divsChild>
            <w:div w:id="1114639026">
              <w:marLeft w:val="0"/>
              <w:marRight w:val="0"/>
              <w:marTop w:val="0"/>
              <w:marBottom w:val="0"/>
              <w:divBdr>
                <w:top w:val="none" w:sz="0" w:space="0" w:color="auto"/>
                <w:left w:val="none" w:sz="0" w:space="0" w:color="auto"/>
                <w:bottom w:val="none" w:sz="0" w:space="0" w:color="auto"/>
                <w:right w:val="none" w:sz="0" w:space="0" w:color="auto"/>
              </w:divBdr>
            </w:div>
            <w:div w:id="213119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919510">
      <w:bodyDiv w:val="1"/>
      <w:marLeft w:val="0"/>
      <w:marRight w:val="0"/>
      <w:marTop w:val="0"/>
      <w:marBottom w:val="0"/>
      <w:divBdr>
        <w:top w:val="none" w:sz="0" w:space="0" w:color="auto"/>
        <w:left w:val="none" w:sz="0" w:space="0" w:color="auto"/>
        <w:bottom w:val="none" w:sz="0" w:space="0" w:color="auto"/>
        <w:right w:val="none" w:sz="0" w:space="0" w:color="auto"/>
      </w:divBdr>
      <w:divsChild>
        <w:div w:id="990521792">
          <w:marLeft w:val="0"/>
          <w:marRight w:val="0"/>
          <w:marTop w:val="0"/>
          <w:marBottom w:val="0"/>
          <w:divBdr>
            <w:top w:val="none" w:sz="0" w:space="0" w:color="auto"/>
            <w:left w:val="none" w:sz="0" w:space="0" w:color="auto"/>
            <w:bottom w:val="none" w:sz="0" w:space="0" w:color="auto"/>
            <w:right w:val="none" w:sz="0" w:space="0" w:color="auto"/>
          </w:divBdr>
          <w:divsChild>
            <w:div w:id="18024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659088">
      <w:bodyDiv w:val="1"/>
      <w:marLeft w:val="0"/>
      <w:marRight w:val="0"/>
      <w:marTop w:val="0"/>
      <w:marBottom w:val="0"/>
      <w:divBdr>
        <w:top w:val="none" w:sz="0" w:space="0" w:color="auto"/>
        <w:left w:val="none" w:sz="0" w:space="0" w:color="auto"/>
        <w:bottom w:val="none" w:sz="0" w:space="0" w:color="auto"/>
        <w:right w:val="none" w:sz="0" w:space="0" w:color="auto"/>
      </w:divBdr>
      <w:divsChild>
        <w:div w:id="1346246406">
          <w:marLeft w:val="0"/>
          <w:marRight w:val="0"/>
          <w:marTop w:val="0"/>
          <w:marBottom w:val="0"/>
          <w:divBdr>
            <w:top w:val="none" w:sz="0" w:space="0" w:color="auto"/>
            <w:left w:val="none" w:sz="0" w:space="0" w:color="auto"/>
            <w:bottom w:val="none" w:sz="0" w:space="0" w:color="auto"/>
            <w:right w:val="none" w:sz="0" w:space="0" w:color="auto"/>
          </w:divBdr>
          <w:divsChild>
            <w:div w:id="83272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711357">
      <w:bodyDiv w:val="1"/>
      <w:marLeft w:val="0"/>
      <w:marRight w:val="0"/>
      <w:marTop w:val="0"/>
      <w:marBottom w:val="0"/>
      <w:divBdr>
        <w:top w:val="none" w:sz="0" w:space="0" w:color="auto"/>
        <w:left w:val="none" w:sz="0" w:space="0" w:color="auto"/>
        <w:bottom w:val="none" w:sz="0" w:space="0" w:color="auto"/>
        <w:right w:val="none" w:sz="0" w:space="0" w:color="auto"/>
      </w:divBdr>
      <w:divsChild>
        <w:div w:id="174730782">
          <w:marLeft w:val="0"/>
          <w:marRight w:val="0"/>
          <w:marTop w:val="0"/>
          <w:marBottom w:val="0"/>
          <w:divBdr>
            <w:top w:val="none" w:sz="0" w:space="0" w:color="auto"/>
            <w:left w:val="none" w:sz="0" w:space="0" w:color="auto"/>
            <w:bottom w:val="none" w:sz="0" w:space="0" w:color="auto"/>
            <w:right w:val="none" w:sz="0" w:space="0" w:color="auto"/>
          </w:divBdr>
          <w:divsChild>
            <w:div w:id="71660941">
              <w:marLeft w:val="0"/>
              <w:marRight w:val="0"/>
              <w:marTop w:val="0"/>
              <w:marBottom w:val="0"/>
              <w:divBdr>
                <w:top w:val="none" w:sz="0" w:space="0" w:color="auto"/>
                <w:left w:val="none" w:sz="0" w:space="0" w:color="auto"/>
                <w:bottom w:val="none" w:sz="0" w:space="0" w:color="auto"/>
                <w:right w:val="none" w:sz="0" w:space="0" w:color="auto"/>
              </w:divBdr>
            </w:div>
            <w:div w:id="287782185">
              <w:marLeft w:val="0"/>
              <w:marRight w:val="0"/>
              <w:marTop w:val="0"/>
              <w:marBottom w:val="0"/>
              <w:divBdr>
                <w:top w:val="none" w:sz="0" w:space="0" w:color="auto"/>
                <w:left w:val="none" w:sz="0" w:space="0" w:color="auto"/>
                <w:bottom w:val="none" w:sz="0" w:space="0" w:color="auto"/>
                <w:right w:val="none" w:sz="0" w:space="0" w:color="auto"/>
              </w:divBdr>
            </w:div>
            <w:div w:id="596329511">
              <w:marLeft w:val="0"/>
              <w:marRight w:val="0"/>
              <w:marTop w:val="0"/>
              <w:marBottom w:val="0"/>
              <w:divBdr>
                <w:top w:val="none" w:sz="0" w:space="0" w:color="auto"/>
                <w:left w:val="none" w:sz="0" w:space="0" w:color="auto"/>
                <w:bottom w:val="none" w:sz="0" w:space="0" w:color="auto"/>
                <w:right w:val="none" w:sz="0" w:space="0" w:color="auto"/>
              </w:divBdr>
            </w:div>
            <w:div w:id="682168942">
              <w:marLeft w:val="0"/>
              <w:marRight w:val="0"/>
              <w:marTop w:val="0"/>
              <w:marBottom w:val="0"/>
              <w:divBdr>
                <w:top w:val="none" w:sz="0" w:space="0" w:color="auto"/>
                <w:left w:val="none" w:sz="0" w:space="0" w:color="auto"/>
                <w:bottom w:val="none" w:sz="0" w:space="0" w:color="auto"/>
                <w:right w:val="none" w:sz="0" w:space="0" w:color="auto"/>
              </w:divBdr>
            </w:div>
            <w:div w:id="940600368">
              <w:marLeft w:val="0"/>
              <w:marRight w:val="0"/>
              <w:marTop w:val="0"/>
              <w:marBottom w:val="0"/>
              <w:divBdr>
                <w:top w:val="none" w:sz="0" w:space="0" w:color="auto"/>
                <w:left w:val="none" w:sz="0" w:space="0" w:color="auto"/>
                <w:bottom w:val="none" w:sz="0" w:space="0" w:color="auto"/>
                <w:right w:val="none" w:sz="0" w:space="0" w:color="auto"/>
              </w:divBdr>
            </w:div>
            <w:div w:id="1002972433">
              <w:marLeft w:val="0"/>
              <w:marRight w:val="0"/>
              <w:marTop w:val="0"/>
              <w:marBottom w:val="0"/>
              <w:divBdr>
                <w:top w:val="none" w:sz="0" w:space="0" w:color="auto"/>
                <w:left w:val="none" w:sz="0" w:space="0" w:color="auto"/>
                <w:bottom w:val="none" w:sz="0" w:space="0" w:color="auto"/>
                <w:right w:val="none" w:sz="0" w:space="0" w:color="auto"/>
              </w:divBdr>
            </w:div>
            <w:div w:id="1047798007">
              <w:marLeft w:val="0"/>
              <w:marRight w:val="0"/>
              <w:marTop w:val="0"/>
              <w:marBottom w:val="0"/>
              <w:divBdr>
                <w:top w:val="none" w:sz="0" w:space="0" w:color="auto"/>
                <w:left w:val="none" w:sz="0" w:space="0" w:color="auto"/>
                <w:bottom w:val="none" w:sz="0" w:space="0" w:color="auto"/>
                <w:right w:val="none" w:sz="0" w:space="0" w:color="auto"/>
              </w:divBdr>
            </w:div>
            <w:div w:id="1430658063">
              <w:marLeft w:val="0"/>
              <w:marRight w:val="0"/>
              <w:marTop w:val="0"/>
              <w:marBottom w:val="0"/>
              <w:divBdr>
                <w:top w:val="none" w:sz="0" w:space="0" w:color="auto"/>
                <w:left w:val="none" w:sz="0" w:space="0" w:color="auto"/>
                <w:bottom w:val="none" w:sz="0" w:space="0" w:color="auto"/>
                <w:right w:val="none" w:sz="0" w:space="0" w:color="auto"/>
              </w:divBdr>
            </w:div>
            <w:div w:id="1492283958">
              <w:marLeft w:val="0"/>
              <w:marRight w:val="0"/>
              <w:marTop w:val="0"/>
              <w:marBottom w:val="0"/>
              <w:divBdr>
                <w:top w:val="none" w:sz="0" w:space="0" w:color="auto"/>
                <w:left w:val="none" w:sz="0" w:space="0" w:color="auto"/>
                <w:bottom w:val="none" w:sz="0" w:space="0" w:color="auto"/>
                <w:right w:val="none" w:sz="0" w:space="0" w:color="auto"/>
              </w:divBdr>
            </w:div>
            <w:div w:id="183514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81966">
      <w:bodyDiv w:val="1"/>
      <w:marLeft w:val="0"/>
      <w:marRight w:val="0"/>
      <w:marTop w:val="0"/>
      <w:marBottom w:val="0"/>
      <w:divBdr>
        <w:top w:val="none" w:sz="0" w:space="0" w:color="auto"/>
        <w:left w:val="none" w:sz="0" w:space="0" w:color="auto"/>
        <w:bottom w:val="none" w:sz="0" w:space="0" w:color="auto"/>
        <w:right w:val="none" w:sz="0" w:space="0" w:color="auto"/>
      </w:divBdr>
      <w:divsChild>
        <w:div w:id="1700935432">
          <w:marLeft w:val="0"/>
          <w:marRight w:val="0"/>
          <w:marTop w:val="0"/>
          <w:marBottom w:val="0"/>
          <w:divBdr>
            <w:top w:val="none" w:sz="0" w:space="0" w:color="auto"/>
            <w:left w:val="none" w:sz="0" w:space="0" w:color="auto"/>
            <w:bottom w:val="none" w:sz="0" w:space="0" w:color="auto"/>
            <w:right w:val="none" w:sz="0" w:space="0" w:color="auto"/>
          </w:divBdr>
          <w:divsChild>
            <w:div w:id="772284034">
              <w:marLeft w:val="0"/>
              <w:marRight w:val="0"/>
              <w:marTop w:val="0"/>
              <w:marBottom w:val="0"/>
              <w:divBdr>
                <w:top w:val="none" w:sz="0" w:space="0" w:color="auto"/>
                <w:left w:val="none" w:sz="0" w:space="0" w:color="auto"/>
                <w:bottom w:val="none" w:sz="0" w:space="0" w:color="auto"/>
                <w:right w:val="none" w:sz="0" w:space="0" w:color="auto"/>
              </w:divBdr>
            </w:div>
            <w:div w:id="1030884995">
              <w:marLeft w:val="0"/>
              <w:marRight w:val="0"/>
              <w:marTop w:val="0"/>
              <w:marBottom w:val="0"/>
              <w:divBdr>
                <w:top w:val="none" w:sz="0" w:space="0" w:color="auto"/>
                <w:left w:val="none" w:sz="0" w:space="0" w:color="auto"/>
                <w:bottom w:val="none" w:sz="0" w:space="0" w:color="auto"/>
                <w:right w:val="none" w:sz="0" w:space="0" w:color="auto"/>
              </w:divBdr>
            </w:div>
            <w:div w:id="1268660437">
              <w:marLeft w:val="0"/>
              <w:marRight w:val="0"/>
              <w:marTop w:val="0"/>
              <w:marBottom w:val="0"/>
              <w:divBdr>
                <w:top w:val="none" w:sz="0" w:space="0" w:color="auto"/>
                <w:left w:val="none" w:sz="0" w:space="0" w:color="auto"/>
                <w:bottom w:val="none" w:sz="0" w:space="0" w:color="auto"/>
                <w:right w:val="none" w:sz="0" w:space="0" w:color="auto"/>
              </w:divBdr>
            </w:div>
            <w:div w:id="1297368718">
              <w:marLeft w:val="0"/>
              <w:marRight w:val="0"/>
              <w:marTop w:val="0"/>
              <w:marBottom w:val="0"/>
              <w:divBdr>
                <w:top w:val="none" w:sz="0" w:space="0" w:color="auto"/>
                <w:left w:val="none" w:sz="0" w:space="0" w:color="auto"/>
                <w:bottom w:val="none" w:sz="0" w:space="0" w:color="auto"/>
                <w:right w:val="none" w:sz="0" w:space="0" w:color="auto"/>
              </w:divBdr>
            </w:div>
            <w:div w:id="1732654495">
              <w:marLeft w:val="0"/>
              <w:marRight w:val="0"/>
              <w:marTop w:val="0"/>
              <w:marBottom w:val="0"/>
              <w:divBdr>
                <w:top w:val="none" w:sz="0" w:space="0" w:color="auto"/>
                <w:left w:val="none" w:sz="0" w:space="0" w:color="auto"/>
                <w:bottom w:val="none" w:sz="0" w:space="0" w:color="auto"/>
                <w:right w:val="none" w:sz="0" w:space="0" w:color="auto"/>
              </w:divBdr>
            </w:div>
            <w:div w:id="1745300322">
              <w:marLeft w:val="0"/>
              <w:marRight w:val="0"/>
              <w:marTop w:val="0"/>
              <w:marBottom w:val="0"/>
              <w:divBdr>
                <w:top w:val="none" w:sz="0" w:space="0" w:color="auto"/>
                <w:left w:val="none" w:sz="0" w:space="0" w:color="auto"/>
                <w:bottom w:val="none" w:sz="0" w:space="0" w:color="auto"/>
                <w:right w:val="none" w:sz="0" w:space="0" w:color="auto"/>
              </w:divBdr>
            </w:div>
            <w:div w:id="192217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28586">
      <w:bodyDiv w:val="1"/>
      <w:marLeft w:val="0"/>
      <w:marRight w:val="0"/>
      <w:marTop w:val="0"/>
      <w:marBottom w:val="0"/>
      <w:divBdr>
        <w:top w:val="none" w:sz="0" w:space="0" w:color="auto"/>
        <w:left w:val="none" w:sz="0" w:space="0" w:color="auto"/>
        <w:bottom w:val="none" w:sz="0" w:space="0" w:color="auto"/>
        <w:right w:val="none" w:sz="0" w:space="0" w:color="auto"/>
      </w:divBdr>
      <w:divsChild>
        <w:div w:id="1433743832">
          <w:marLeft w:val="0"/>
          <w:marRight w:val="0"/>
          <w:marTop w:val="0"/>
          <w:marBottom w:val="0"/>
          <w:divBdr>
            <w:top w:val="none" w:sz="0" w:space="0" w:color="auto"/>
            <w:left w:val="none" w:sz="0" w:space="0" w:color="auto"/>
            <w:bottom w:val="none" w:sz="0" w:space="0" w:color="auto"/>
            <w:right w:val="none" w:sz="0" w:space="0" w:color="auto"/>
          </w:divBdr>
          <w:divsChild>
            <w:div w:id="263927887">
              <w:marLeft w:val="0"/>
              <w:marRight w:val="0"/>
              <w:marTop w:val="0"/>
              <w:marBottom w:val="0"/>
              <w:divBdr>
                <w:top w:val="none" w:sz="0" w:space="0" w:color="auto"/>
                <w:left w:val="none" w:sz="0" w:space="0" w:color="auto"/>
                <w:bottom w:val="none" w:sz="0" w:space="0" w:color="auto"/>
                <w:right w:val="none" w:sz="0" w:space="0" w:color="auto"/>
              </w:divBdr>
            </w:div>
            <w:div w:id="175416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02794">
      <w:bodyDiv w:val="1"/>
      <w:marLeft w:val="0"/>
      <w:marRight w:val="0"/>
      <w:marTop w:val="0"/>
      <w:marBottom w:val="0"/>
      <w:divBdr>
        <w:top w:val="none" w:sz="0" w:space="0" w:color="auto"/>
        <w:left w:val="none" w:sz="0" w:space="0" w:color="auto"/>
        <w:bottom w:val="none" w:sz="0" w:space="0" w:color="auto"/>
        <w:right w:val="none" w:sz="0" w:space="0" w:color="auto"/>
      </w:divBdr>
      <w:divsChild>
        <w:div w:id="1907641705">
          <w:marLeft w:val="0"/>
          <w:marRight w:val="0"/>
          <w:marTop w:val="0"/>
          <w:marBottom w:val="0"/>
          <w:divBdr>
            <w:top w:val="none" w:sz="0" w:space="0" w:color="auto"/>
            <w:left w:val="none" w:sz="0" w:space="0" w:color="auto"/>
            <w:bottom w:val="none" w:sz="0" w:space="0" w:color="auto"/>
            <w:right w:val="none" w:sz="0" w:space="0" w:color="auto"/>
          </w:divBdr>
          <w:divsChild>
            <w:div w:id="935403844">
              <w:marLeft w:val="0"/>
              <w:marRight w:val="0"/>
              <w:marTop w:val="0"/>
              <w:marBottom w:val="0"/>
              <w:divBdr>
                <w:top w:val="none" w:sz="0" w:space="0" w:color="auto"/>
                <w:left w:val="none" w:sz="0" w:space="0" w:color="auto"/>
                <w:bottom w:val="none" w:sz="0" w:space="0" w:color="auto"/>
                <w:right w:val="none" w:sz="0" w:space="0" w:color="auto"/>
              </w:divBdr>
            </w:div>
            <w:div w:id="114963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169329">
      <w:bodyDiv w:val="1"/>
      <w:marLeft w:val="0"/>
      <w:marRight w:val="0"/>
      <w:marTop w:val="0"/>
      <w:marBottom w:val="0"/>
      <w:divBdr>
        <w:top w:val="none" w:sz="0" w:space="0" w:color="auto"/>
        <w:left w:val="none" w:sz="0" w:space="0" w:color="auto"/>
        <w:bottom w:val="none" w:sz="0" w:space="0" w:color="auto"/>
        <w:right w:val="none" w:sz="0" w:space="0" w:color="auto"/>
      </w:divBdr>
      <w:divsChild>
        <w:div w:id="696388915">
          <w:marLeft w:val="0"/>
          <w:marRight w:val="0"/>
          <w:marTop w:val="0"/>
          <w:marBottom w:val="0"/>
          <w:divBdr>
            <w:top w:val="none" w:sz="0" w:space="0" w:color="auto"/>
            <w:left w:val="none" w:sz="0" w:space="0" w:color="auto"/>
            <w:bottom w:val="none" w:sz="0" w:space="0" w:color="auto"/>
            <w:right w:val="none" w:sz="0" w:space="0" w:color="auto"/>
          </w:divBdr>
          <w:divsChild>
            <w:div w:id="129586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18401">
      <w:bodyDiv w:val="1"/>
      <w:marLeft w:val="0"/>
      <w:marRight w:val="0"/>
      <w:marTop w:val="0"/>
      <w:marBottom w:val="0"/>
      <w:divBdr>
        <w:top w:val="none" w:sz="0" w:space="0" w:color="auto"/>
        <w:left w:val="none" w:sz="0" w:space="0" w:color="auto"/>
        <w:bottom w:val="none" w:sz="0" w:space="0" w:color="auto"/>
        <w:right w:val="none" w:sz="0" w:space="0" w:color="auto"/>
      </w:divBdr>
      <w:divsChild>
        <w:div w:id="55593458">
          <w:marLeft w:val="0"/>
          <w:marRight w:val="0"/>
          <w:marTop w:val="0"/>
          <w:marBottom w:val="0"/>
          <w:divBdr>
            <w:top w:val="none" w:sz="0" w:space="0" w:color="auto"/>
            <w:left w:val="none" w:sz="0" w:space="0" w:color="auto"/>
            <w:bottom w:val="none" w:sz="0" w:space="0" w:color="auto"/>
            <w:right w:val="none" w:sz="0" w:space="0" w:color="auto"/>
          </w:divBdr>
          <w:divsChild>
            <w:div w:id="128700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384984">
      <w:bodyDiv w:val="1"/>
      <w:marLeft w:val="0"/>
      <w:marRight w:val="0"/>
      <w:marTop w:val="0"/>
      <w:marBottom w:val="0"/>
      <w:divBdr>
        <w:top w:val="none" w:sz="0" w:space="0" w:color="auto"/>
        <w:left w:val="none" w:sz="0" w:space="0" w:color="auto"/>
        <w:bottom w:val="none" w:sz="0" w:space="0" w:color="auto"/>
        <w:right w:val="none" w:sz="0" w:space="0" w:color="auto"/>
      </w:divBdr>
      <w:divsChild>
        <w:div w:id="247464766">
          <w:marLeft w:val="0"/>
          <w:marRight w:val="0"/>
          <w:marTop w:val="0"/>
          <w:marBottom w:val="0"/>
          <w:divBdr>
            <w:top w:val="none" w:sz="0" w:space="0" w:color="auto"/>
            <w:left w:val="none" w:sz="0" w:space="0" w:color="auto"/>
            <w:bottom w:val="none" w:sz="0" w:space="0" w:color="auto"/>
            <w:right w:val="none" w:sz="0" w:space="0" w:color="auto"/>
          </w:divBdr>
          <w:divsChild>
            <w:div w:id="730809811">
              <w:marLeft w:val="0"/>
              <w:marRight w:val="0"/>
              <w:marTop w:val="0"/>
              <w:marBottom w:val="0"/>
              <w:divBdr>
                <w:top w:val="none" w:sz="0" w:space="0" w:color="auto"/>
                <w:left w:val="none" w:sz="0" w:space="0" w:color="auto"/>
                <w:bottom w:val="none" w:sz="0" w:space="0" w:color="auto"/>
                <w:right w:val="none" w:sz="0" w:space="0" w:color="auto"/>
              </w:divBdr>
            </w:div>
            <w:div w:id="96161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573721">
      <w:bodyDiv w:val="1"/>
      <w:marLeft w:val="0"/>
      <w:marRight w:val="0"/>
      <w:marTop w:val="0"/>
      <w:marBottom w:val="0"/>
      <w:divBdr>
        <w:top w:val="none" w:sz="0" w:space="0" w:color="auto"/>
        <w:left w:val="none" w:sz="0" w:space="0" w:color="auto"/>
        <w:bottom w:val="none" w:sz="0" w:space="0" w:color="auto"/>
        <w:right w:val="none" w:sz="0" w:space="0" w:color="auto"/>
      </w:divBdr>
      <w:divsChild>
        <w:div w:id="2109036062">
          <w:marLeft w:val="0"/>
          <w:marRight w:val="0"/>
          <w:marTop w:val="0"/>
          <w:marBottom w:val="0"/>
          <w:divBdr>
            <w:top w:val="none" w:sz="0" w:space="0" w:color="auto"/>
            <w:left w:val="none" w:sz="0" w:space="0" w:color="auto"/>
            <w:bottom w:val="none" w:sz="0" w:space="0" w:color="auto"/>
            <w:right w:val="none" w:sz="0" w:space="0" w:color="auto"/>
          </w:divBdr>
          <w:divsChild>
            <w:div w:id="698045217">
              <w:marLeft w:val="0"/>
              <w:marRight w:val="0"/>
              <w:marTop w:val="0"/>
              <w:marBottom w:val="0"/>
              <w:divBdr>
                <w:top w:val="none" w:sz="0" w:space="0" w:color="auto"/>
                <w:left w:val="none" w:sz="0" w:space="0" w:color="auto"/>
                <w:bottom w:val="none" w:sz="0" w:space="0" w:color="auto"/>
                <w:right w:val="none" w:sz="0" w:space="0" w:color="auto"/>
              </w:divBdr>
            </w:div>
            <w:div w:id="71103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91316">
      <w:bodyDiv w:val="1"/>
      <w:marLeft w:val="0"/>
      <w:marRight w:val="0"/>
      <w:marTop w:val="0"/>
      <w:marBottom w:val="0"/>
      <w:divBdr>
        <w:top w:val="none" w:sz="0" w:space="0" w:color="auto"/>
        <w:left w:val="none" w:sz="0" w:space="0" w:color="auto"/>
        <w:bottom w:val="none" w:sz="0" w:space="0" w:color="auto"/>
        <w:right w:val="none" w:sz="0" w:space="0" w:color="auto"/>
      </w:divBdr>
      <w:divsChild>
        <w:div w:id="3167044">
          <w:marLeft w:val="0"/>
          <w:marRight w:val="0"/>
          <w:marTop w:val="0"/>
          <w:marBottom w:val="0"/>
          <w:divBdr>
            <w:top w:val="none" w:sz="0" w:space="0" w:color="auto"/>
            <w:left w:val="none" w:sz="0" w:space="0" w:color="auto"/>
            <w:bottom w:val="none" w:sz="0" w:space="0" w:color="auto"/>
            <w:right w:val="none" w:sz="0" w:space="0" w:color="auto"/>
          </w:divBdr>
          <w:divsChild>
            <w:div w:id="156487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68843">
      <w:bodyDiv w:val="1"/>
      <w:marLeft w:val="0"/>
      <w:marRight w:val="0"/>
      <w:marTop w:val="0"/>
      <w:marBottom w:val="0"/>
      <w:divBdr>
        <w:top w:val="none" w:sz="0" w:space="0" w:color="auto"/>
        <w:left w:val="none" w:sz="0" w:space="0" w:color="auto"/>
        <w:bottom w:val="none" w:sz="0" w:space="0" w:color="auto"/>
        <w:right w:val="none" w:sz="0" w:space="0" w:color="auto"/>
      </w:divBdr>
      <w:divsChild>
        <w:div w:id="1045370931">
          <w:marLeft w:val="0"/>
          <w:marRight w:val="0"/>
          <w:marTop w:val="0"/>
          <w:marBottom w:val="0"/>
          <w:divBdr>
            <w:top w:val="none" w:sz="0" w:space="0" w:color="auto"/>
            <w:left w:val="none" w:sz="0" w:space="0" w:color="auto"/>
            <w:bottom w:val="none" w:sz="0" w:space="0" w:color="auto"/>
            <w:right w:val="none" w:sz="0" w:space="0" w:color="auto"/>
          </w:divBdr>
          <w:divsChild>
            <w:div w:id="213301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658778">
      <w:bodyDiv w:val="1"/>
      <w:marLeft w:val="0"/>
      <w:marRight w:val="0"/>
      <w:marTop w:val="0"/>
      <w:marBottom w:val="0"/>
      <w:divBdr>
        <w:top w:val="none" w:sz="0" w:space="0" w:color="auto"/>
        <w:left w:val="none" w:sz="0" w:space="0" w:color="auto"/>
        <w:bottom w:val="none" w:sz="0" w:space="0" w:color="auto"/>
        <w:right w:val="none" w:sz="0" w:space="0" w:color="auto"/>
      </w:divBdr>
      <w:divsChild>
        <w:div w:id="301929623">
          <w:marLeft w:val="0"/>
          <w:marRight w:val="0"/>
          <w:marTop w:val="0"/>
          <w:marBottom w:val="0"/>
          <w:divBdr>
            <w:top w:val="none" w:sz="0" w:space="0" w:color="auto"/>
            <w:left w:val="none" w:sz="0" w:space="0" w:color="auto"/>
            <w:bottom w:val="none" w:sz="0" w:space="0" w:color="auto"/>
            <w:right w:val="none" w:sz="0" w:space="0" w:color="auto"/>
          </w:divBdr>
          <w:divsChild>
            <w:div w:id="7412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164486">
      <w:bodyDiv w:val="1"/>
      <w:marLeft w:val="0"/>
      <w:marRight w:val="0"/>
      <w:marTop w:val="0"/>
      <w:marBottom w:val="0"/>
      <w:divBdr>
        <w:top w:val="none" w:sz="0" w:space="0" w:color="auto"/>
        <w:left w:val="none" w:sz="0" w:space="0" w:color="auto"/>
        <w:bottom w:val="none" w:sz="0" w:space="0" w:color="auto"/>
        <w:right w:val="none" w:sz="0" w:space="0" w:color="auto"/>
      </w:divBdr>
      <w:divsChild>
        <w:div w:id="1562401538">
          <w:marLeft w:val="0"/>
          <w:marRight w:val="0"/>
          <w:marTop w:val="0"/>
          <w:marBottom w:val="0"/>
          <w:divBdr>
            <w:top w:val="none" w:sz="0" w:space="0" w:color="auto"/>
            <w:left w:val="none" w:sz="0" w:space="0" w:color="auto"/>
            <w:bottom w:val="none" w:sz="0" w:space="0" w:color="auto"/>
            <w:right w:val="none" w:sz="0" w:space="0" w:color="auto"/>
          </w:divBdr>
          <w:divsChild>
            <w:div w:id="232400032">
              <w:marLeft w:val="0"/>
              <w:marRight w:val="0"/>
              <w:marTop w:val="0"/>
              <w:marBottom w:val="0"/>
              <w:divBdr>
                <w:top w:val="none" w:sz="0" w:space="0" w:color="auto"/>
                <w:left w:val="none" w:sz="0" w:space="0" w:color="auto"/>
                <w:bottom w:val="none" w:sz="0" w:space="0" w:color="auto"/>
                <w:right w:val="none" w:sz="0" w:space="0" w:color="auto"/>
              </w:divBdr>
            </w:div>
            <w:div w:id="77216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609575">
      <w:bodyDiv w:val="1"/>
      <w:marLeft w:val="0"/>
      <w:marRight w:val="0"/>
      <w:marTop w:val="0"/>
      <w:marBottom w:val="0"/>
      <w:divBdr>
        <w:top w:val="none" w:sz="0" w:space="0" w:color="auto"/>
        <w:left w:val="none" w:sz="0" w:space="0" w:color="auto"/>
        <w:bottom w:val="none" w:sz="0" w:space="0" w:color="auto"/>
        <w:right w:val="none" w:sz="0" w:space="0" w:color="auto"/>
      </w:divBdr>
      <w:divsChild>
        <w:div w:id="727730835">
          <w:marLeft w:val="806"/>
          <w:marRight w:val="0"/>
          <w:marTop w:val="200"/>
          <w:marBottom w:val="0"/>
          <w:divBdr>
            <w:top w:val="none" w:sz="0" w:space="0" w:color="auto"/>
            <w:left w:val="none" w:sz="0" w:space="0" w:color="auto"/>
            <w:bottom w:val="none" w:sz="0" w:space="0" w:color="auto"/>
            <w:right w:val="none" w:sz="0" w:space="0" w:color="auto"/>
          </w:divBdr>
        </w:div>
      </w:divsChild>
    </w:div>
    <w:div w:id="2096003734">
      <w:bodyDiv w:val="1"/>
      <w:marLeft w:val="0"/>
      <w:marRight w:val="0"/>
      <w:marTop w:val="0"/>
      <w:marBottom w:val="0"/>
      <w:divBdr>
        <w:top w:val="none" w:sz="0" w:space="0" w:color="auto"/>
        <w:left w:val="none" w:sz="0" w:space="0" w:color="auto"/>
        <w:bottom w:val="none" w:sz="0" w:space="0" w:color="auto"/>
        <w:right w:val="none" w:sz="0" w:space="0" w:color="auto"/>
      </w:divBdr>
      <w:divsChild>
        <w:div w:id="53088200">
          <w:marLeft w:val="0"/>
          <w:marRight w:val="0"/>
          <w:marTop w:val="0"/>
          <w:marBottom w:val="0"/>
          <w:divBdr>
            <w:top w:val="none" w:sz="0" w:space="0" w:color="auto"/>
            <w:left w:val="none" w:sz="0" w:space="0" w:color="auto"/>
            <w:bottom w:val="none" w:sz="0" w:space="0" w:color="auto"/>
            <w:right w:val="none" w:sz="0" w:space="0" w:color="auto"/>
          </w:divBdr>
          <w:divsChild>
            <w:div w:id="118032087">
              <w:marLeft w:val="0"/>
              <w:marRight w:val="0"/>
              <w:marTop w:val="0"/>
              <w:marBottom w:val="0"/>
              <w:divBdr>
                <w:top w:val="none" w:sz="0" w:space="0" w:color="auto"/>
                <w:left w:val="none" w:sz="0" w:space="0" w:color="auto"/>
                <w:bottom w:val="none" w:sz="0" w:space="0" w:color="auto"/>
                <w:right w:val="none" w:sz="0" w:space="0" w:color="auto"/>
              </w:divBdr>
            </w:div>
            <w:div w:id="553274797">
              <w:marLeft w:val="0"/>
              <w:marRight w:val="0"/>
              <w:marTop w:val="0"/>
              <w:marBottom w:val="0"/>
              <w:divBdr>
                <w:top w:val="none" w:sz="0" w:space="0" w:color="auto"/>
                <w:left w:val="none" w:sz="0" w:space="0" w:color="auto"/>
                <w:bottom w:val="none" w:sz="0" w:space="0" w:color="auto"/>
                <w:right w:val="none" w:sz="0" w:space="0" w:color="auto"/>
              </w:divBdr>
            </w:div>
            <w:div w:id="555362515">
              <w:marLeft w:val="0"/>
              <w:marRight w:val="0"/>
              <w:marTop w:val="0"/>
              <w:marBottom w:val="0"/>
              <w:divBdr>
                <w:top w:val="none" w:sz="0" w:space="0" w:color="auto"/>
                <w:left w:val="none" w:sz="0" w:space="0" w:color="auto"/>
                <w:bottom w:val="none" w:sz="0" w:space="0" w:color="auto"/>
                <w:right w:val="none" w:sz="0" w:space="0" w:color="auto"/>
              </w:divBdr>
            </w:div>
            <w:div w:id="656112440">
              <w:marLeft w:val="0"/>
              <w:marRight w:val="0"/>
              <w:marTop w:val="0"/>
              <w:marBottom w:val="0"/>
              <w:divBdr>
                <w:top w:val="none" w:sz="0" w:space="0" w:color="auto"/>
                <w:left w:val="none" w:sz="0" w:space="0" w:color="auto"/>
                <w:bottom w:val="none" w:sz="0" w:space="0" w:color="auto"/>
                <w:right w:val="none" w:sz="0" w:space="0" w:color="auto"/>
              </w:divBdr>
            </w:div>
            <w:div w:id="1064108710">
              <w:marLeft w:val="0"/>
              <w:marRight w:val="0"/>
              <w:marTop w:val="0"/>
              <w:marBottom w:val="0"/>
              <w:divBdr>
                <w:top w:val="none" w:sz="0" w:space="0" w:color="auto"/>
                <w:left w:val="none" w:sz="0" w:space="0" w:color="auto"/>
                <w:bottom w:val="none" w:sz="0" w:space="0" w:color="auto"/>
                <w:right w:val="none" w:sz="0" w:space="0" w:color="auto"/>
              </w:divBdr>
            </w:div>
            <w:div w:id="1146624814">
              <w:marLeft w:val="0"/>
              <w:marRight w:val="0"/>
              <w:marTop w:val="0"/>
              <w:marBottom w:val="0"/>
              <w:divBdr>
                <w:top w:val="none" w:sz="0" w:space="0" w:color="auto"/>
                <w:left w:val="none" w:sz="0" w:space="0" w:color="auto"/>
                <w:bottom w:val="none" w:sz="0" w:space="0" w:color="auto"/>
                <w:right w:val="none" w:sz="0" w:space="0" w:color="auto"/>
              </w:divBdr>
            </w:div>
            <w:div w:id="1177384045">
              <w:marLeft w:val="0"/>
              <w:marRight w:val="0"/>
              <w:marTop w:val="0"/>
              <w:marBottom w:val="0"/>
              <w:divBdr>
                <w:top w:val="none" w:sz="0" w:space="0" w:color="auto"/>
                <w:left w:val="none" w:sz="0" w:space="0" w:color="auto"/>
                <w:bottom w:val="none" w:sz="0" w:space="0" w:color="auto"/>
                <w:right w:val="none" w:sz="0" w:space="0" w:color="auto"/>
              </w:divBdr>
            </w:div>
            <w:div w:id="1298297460">
              <w:marLeft w:val="0"/>
              <w:marRight w:val="0"/>
              <w:marTop w:val="0"/>
              <w:marBottom w:val="0"/>
              <w:divBdr>
                <w:top w:val="none" w:sz="0" w:space="0" w:color="auto"/>
                <w:left w:val="none" w:sz="0" w:space="0" w:color="auto"/>
                <w:bottom w:val="none" w:sz="0" w:space="0" w:color="auto"/>
                <w:right w:val="none" w:sz="0" w:space="0" w:color="auto"/>
              </w:divBdr>
            </w:div>
            <w:div w:id="1851336276">
              <w:marLeft w:val="0"/>
              <w:marRight w:val="0"/>
              <w:marTop w:val="0"/>
              <w:marBottom w:val="0"/>
              <w:divBdr>
                <w:top w:val="none" w:sz="0" w:space="0" w:color="auto"/>
                <w:left w:val="none" w:sz="0" w:space="0" w:color="auto"/>
                <w:bottom w:val="none" w:sz="0" w:space="0" w:color="auto"/>
                <w:right w:val="none" w:sz="0" w:space="0" w:color="auto"/>
              </w:divBdr>
            </w:div>
            <w:div w:id="2060277137">
              <w:marLeft w:val="0"/>
              <w:marRight w:val="0"/>
              <w:marTop w:val="0"/>
              <w:marBottom w:val="0"/>
              <w:divBdr>
                <w:top w:val="none" w:sz="0" w:space="0" w:color="auto"/>
                <w:left w:val="none" w:sz="0" w:space="0" w:color="auto"/>
                <w:bottom w:val="none" w:sz="0" w:space="0" w:color="auto"/>
                <w:right w:val="none" w:sz="0" w:space="0" w:color="auto"/>
              </w:divBdr>
            </w:div>
            <w:div w:id="206493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06855">
      <w:bodyDiv w:val="1"/>
      <w:marLeft w:val="0"/>
      <w:marRight w:val="0"/>
      <w:marTop w:val="0"/>
      <w:marBottom w:val="0"/>
      <w:divBdr>
        <w:top w:val="none" w:sz="0" w:space="0" w:color="auto"/>
        <w:left w:val="none" w:sz="0" w:space="0" w:color="auto"/>
        <w:bottom w:val="none" w:sz="0" w:space="0" w:color="auto"/>
        <w:right w:val="none" w:sz="0" w:space="0" w:color="auto"/>
      </w:divBdr>
      <w:divsChild>
        <w:div w:id="1183083577">
          <w:marLeft w:val="0"/>
          <w:marRight w:val="0"/>
          <w:marTop w:val="0"/>
          <w:marBottom w:val="0"/>
          <w:divBdr>
            <w:top w:val="none" w:sz="0" w:space="0" w:color="auto"/>
            <w:left w:val="none" w:sz="0" w:space="0" w:color="auto"/>
            <w:bottom w:val="none" w:sz="0" w:space="0" w:color="auto"/>
            <w:right w:val="none" w:sz="0" w:space="0" w:color="auto"/>
          </w:divBdr>
          <w:divsChild>
            <w:div w:id="85808195">
              <w:marLeft w:val="0"/>
              <w:marRight w:val="0"/>
              <w:marTop w:val="0"/>
              <w:marBottom w:val="0"/>
              <w:divBdr>
                <w:top w:val="none" w:sz="0" w:space="0" w:color="auto"/>
                <w:left w:val="none" w:sz="0" w:space="0" w:color="auto"/>
                <w:bottom w:val="none" w:sz="0" w:space="0" w:color="auto"/>
                <w:right w:val="none" w:sz="0" w:space="0" w:color="auto"/>
              </w:divBdr>
            </w:div>
            <w:div w:id="550386760">
              <w:marLeft w:val="0"/>
              <w:marRight w:val="0"/>
              <w:marTop w:val="0"/>
              <w:marBottom w:val="0"/>
              <w:divBdr>
                <w:top w:val="none" w:sz="0" w:space="0" w:color="auto"/>
                <w:left w:val="none" w:sz="0" w:space="0" w:color="auto"/>
                <w:bottom w:val="none" w:sz="0" w:space="0" w:color="auto"/>
                <w:right w:val="none" w:sz="0" w:space="0" w:color="auto"/>
              </w:divBdr>
            </w:div>
            <w:div w:id="702248262">
              <w:marLeft w:val="0"/>
              <w:marRight w:val="0"/>
              <w:marTop w:val="0"/>
              <w:marBottom w:val="0"/>
              <w:divBdr>
                <w:top w:val="none" w:sz="0" w:space="0" w:color="auto"/>
                <w:left w:val="none" w:sz="0" w:space="0" w:color="auto"/>
                <w:bottom w:val="none" w:sz="0" w:space="0" w:color="auto"/>
                <w:right w:val="none" w:sz="0" w:space="0" w:color="auto"/>
              </w:divBdr>
            </w:div>
            <w:div w:id="962539932">
              <w:marLeft w:val="0"/>
              <w:marRight w:val="0"/>
              <w:marTop w:val="0"/>
              <w:marBottom w:val="0"/>
              <w:divBdr>
                <w:top w:val="none" w:sz="0" w:space="0" w:color="auto"/>
                <w:left w:val="none" w:sz="0" w:space="0" w:color="auto"/>
                <w:bottom w:val="none" w:sz="0" w:space="0" w:color="auto"/>
                <w:right w:val="none" w:sz="0" w:space="0" w:color="auto"/>
              </w:divBdr>
            </w:div>
            <w:div w:id="967779297">
              <w:marLeft w:val="0"/>
              <w:marRight w:val="0"/>
              <w:marTop w:val="0"/>
              <w:marBottom w:val="0"/>
              <w:divBdr>
                <w:top w:val="none" w:sz="0" w:space="0" w:color="auto"/>
                <w:left w:val="none" w:sz="0" w:space="0" w:color="auto"/>
                <w:bottom w:val="none" w:sz="0" w:space="0" w:color="auto"/>
                <w:right w:val="none" w:sz="0" w:space="0" w:color="auto"/>
              </w:divBdr>
            </w:div>
            <w:div w:id="1047682223">
              <w:marLeft w:val="0"/>
              <w:marRight w:val="0"/>
              <w:marTop w:val="0"/>
              <w:marBottom w:val="0"/>
              <w:divBdr>
                <w:top w:val="none" w:sz="0" w:space="0" w:color="auto"/>
                <w:left w:val="none" w:sz="0" w:space="0" w:color="auto"/>
                <w:bottom w:val="none" w:sz="0" w:space="0" w:color="auto"/>
                <w:right w:val="none" w:sz="0" w:space="0" w:color="auto"/>
              </w:divBdr>
            </w:div>
            <w:div w:id="1072510100">
              <w:marLeft w:val="0"/>
              <w:marRight w:val="0"/>
              <w:marTop w:val="0"/>
              <w:marBottom w:val="0"/>
              <w:divBdr>
                <w:top w:val="none" w:sz="0" w:space="0" w:color="auto"/>
                <w:left w:val="none" w:sz="0" w:space="0" w:color="auto"/>
                <w:bottom w:val="none" w:sz="0" w:space="0" w:color="auto"/>
                <w:right w:val="none" w:sz="0" w:space="0" w:color="auto"/>
              </w:divBdr>
            </w:div>
            <w:div w:id="1329863351">
              <w:marLeft w:val="0"/>
              <w:marRight w:val="0"/>
              <w:marTop w:val="0"/>
              <w:marBottom w:val="0"/>
              <w:divBdr>
                <w:top w:val="none" w:sz="0" w:space="0" w:color="auto"/>
                <w:left w:val="none" w:sz="0" w:space="0" w:color="auto"/>
                <w:bottom w:val="none" w:sz="0" w:space="0" w:color="auto"/>
                <w:right w:val="none" w:sz="0" w:space="0" w:color="auto"/>
              </w:divBdr>
            </w:div>
            <w:div w:id="1837988547">
              <w:marLeft w:val="0"/>
              <w:marRight w:val="0"/>
              <w:marTop w:val="0"/>
              <w:marBottom w:val="0"/>
              <w:divBdr>
                <w:top w:val="none" w:sz="0" w:space="0" w:color="auto"/>
                <w:left w:val="none" w:sz="0" w:space="0" w:color="auto"/>
                <w:bottom w:val="none" w:sz="0" w:space="0" w:color="auto"/>
                <w:right w:val="none" w:sz="0" w:space="0" w:color="auto"/>
              </w:divBdr>
            </w:div>
            <w:div w:id="207993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image" Target="media/image2.png"/><Relationship Id="rId12" Type="http://schemas.openxmlformats.org/officeDocument/2006/relationships/image" Target="media/image6.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gc2.jpl.nasa.gov:8443/webgeocalc/"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das2.org/browse/uiowa/galileo/pws/survey_electric" TargetMode="External"/><Relationship Id="rId23" Type="http://schemas.microsoft.com/office/2011/relationships/people" Target="people.xml"/><Relationship Id="rId10" Type="http://schemas.openxmlformats.org/officeDocument/2006/relationships/image" Target="media/image5.png"/><Relationship Id="rId19" Type="http://schemas.openxmlformats.org/officeDocument/2006/relationships/hyperlink" Target="https://wgc2.jpl.nasa.gov:8443/webgeocalc/"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048773-5ABF-A146-B728-2DFE5DE12F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10</Pages>
  <Words>1331</Words>
  <Characters>9535</Characters>
  <Application>Microsoft Office Word</Application>
  <DocSecurity>0</DocSecurity>
  <Lines>218</Lines>
  <Paragraphs>76</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Manager/>
  <Company/>
  <LinksUpToDate>false</LinksUpToDate>
  <CharactersWithSpaces>10756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安田　陸人</dc:creator>
  <cp:keywords/>
  <dc:description/>
  <cp:lastModifiedBy>安田　陸人</cp:lastModifiedBy>
  <cp:revision>160</cp:revision>
  <dcterms:created xsi:type="dcterms:W3CDTF">2022-04-01T15:26:00Z</dcterms:created>
  <dcterms:modified xsi:type="dcterms:W3CDTF">2026-02-04T06:05:00Z</dcterms:modified>
  <cp:category/>
</cp:coreProperties>
</file>
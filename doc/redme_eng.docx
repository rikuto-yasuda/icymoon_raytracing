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2726CF0F" w:rsidR="00F37868" w:rsidRDefault="004F2D42" w:rsidP="00170501">
      <w:pPr>
        <w:jc w:val="center"/>
        <w:rPr>
          <w:rFonts w:asciiTheme="majorHAnsi" w:eastAsiaTheme="majorHAnsi" w:hAnsiTheme="majorHAnsi"/>
        </w:rPr>
      </w:pPr>
      <w:proofErr w:type="spellStart"/>
      <w:r w:rsidRPr="004F2D42">
        <w:rPr>
          <w:rFonts w:asciiTheme="majorHAnsi" w:eastAsiaTheme="majorHAnsi" w:hAnsiTheme="majorHAnsi"/>
        </w:rPr>
        <w:t>rocedure</w:t>
      </w:r>
      <w:proofErr w:type="spellEnd"/>
      <w:r w:rsidRPr="004F2D42">
        <w:rPr>
          <w:rFonts w:asciiTheme="majorHAnsi" w:eastAsiaTheme="majorHAnsi" w:hAnsiTheme="majorHAnsi"/>
        </w:rPr>
        <w:t xml:space="preserve"> for Simulating Occultation Observations</w:t>
      </w:r>
    </w:p>
    <w:p w14:paraId="6C760001" w14:textId="337204A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w:t>
      </w:r>
      <w:r w:rsidR="004F2D42" w:rsidRPr="004F2D42">
        <w:rPr>
          <w:rFonts w:asciiTheme="majorHAnsi" w:eastAsiaTheme="majorHAnsi" w:hAnsiTheme="majorHAnsi"/>
        </w:rPr>
        <w:t xml:space="preserve">Preparation for </w:t>
      </w:r>
      <w:r w:rsidR="004F2D42">
        <w:rPr>
          <w:rFonts w:asciiTheme="majorHAnsi" w:eastAsiaTheme="majorHAnsi" w:hAnsiTheme="majorHAnsi"/>
        </w:rPr>
        <w:t>study</w:t>
      </w:r>
      <w:r w:rsidR="004F2D42" w:rsidRPr="004F2D42">
        <w:rPr>
          <w:rFonts w:asciiTheme="majorHAnsi" w:eastAsiaTheme="majorHAnsi" w:hAnsiTheme="majorHAnsi"/>
        </w:rPr>
        <w:t xml:space="preserve"> </w:t>
      </w:r>
      <w:r w:rsidR="004F2D42">
        <w:rPr>
          <w:rFonts w:asciiTheme="majorHAnsi" w:eastAsiaTheme="majorHAnsi" w:hAnsiTheme="majorHAnsi"/>
        </w:rPr>
        <w:t>for</w:t>
      </w:r>
      <w:r w:rsidR="004F2D42" w:rsidRPr="004F2D42">
        <w:rPr>
          <w:rFonts w:asciiTheme="majorHAnsi" w:eastAsiaTheme="majorHAnsi" w:hAnsiTheme="majorHAnsi"/>
        </w:rPr>
        <w:t xml:space="preserve"> new fly-by data</w:t>
      </w:r>
    </w:p>
    <w:p w14:paraId="2167C3FB" w14:textId="4107D75E" w:rsidR="00170501" w:rsidRDefault="004F2D42" w:rsidP="00170501">
      <w:pPr>
        <w:pStyle w:val="ListParagraph"/>
        <w:numPr>
          <w:ilvl w:val="0"/>
          <w:numId w:val="1"/>
        </w:numPr>
        <w:ind w:leftChars="0"/>
        <w:jc w:val="left"/>
        <w:rPr>
          <w:rFonts w:eastAsiaTheme="minorHAnsi"/>
        </w:rPr>
      </w:pPr>
      <w:bookmarkStart w:id="2" w:name="OLE_LINK1"/>
      <w:bookmarkStart w:id="3" w:name="OLE_LINK2"/>
      <w:bookmarkEnd w:id="0"/>
      <w:bookmarkEnd w:id="1"/>
      <w:r w:rsidRPr="004F2D42">
        <w:rPr>
          <w:rFonts w:eastAsiaTheme="minorHAnsi"/>
        </w:rPr>
        <w:t xml:space="preserve">Download the </w:t>
      </w:r>
      <w:r w:rsidRPr="004F2D42">
        <w:rPr>
          <w:rFonts w:eastAsiaTheme="minorHAnsi"/>
        </w:rPr>
        <w:t>ExPRES</w:t>
      </w:r>
      <w:r w:rsidRPr="004F2D42">
        <w:rPr>
          <w:rFonts w:eastAsiaTheme="minorHAnsi"/>
        </w:rPr>
        <w:t xml:space="preserve"> data</w:t>
      </w:r>
      <w:r>
        <w:rPr>
          <w:rFonts w:eastAsiaTheme="minorHAnsi"/>
        </w:rPr>
        <w:t xml:space="preserve"> </w:t>
      </w:r>
      <w:r w:rsidRPr="004F2D42">
        <w:rPr>
          <w:rFonts w:eastAsiaTheme="minorHAnsi"/>
        </w:rPr>
        <w:t>about the occultation timing you want to examine</w:t>
      </w:r>
      <w:r>
        <w:rPr>
          <w:rFonts w:eastAsiaTheme="minorHAnsi"/>
        </w:rPr>
        <w:t xml:space="preserve"> </w:t>
      </w:r>
      <w:r w:rsidRPr="004F2D42">
        <w:rPr>
          <w:rFonts w:eastAsiaTheme="minorHAnsi"/>
        </w:rPr>
        <w:t xml:space="preserve"> from </w:t>
      </w:r>
      <w:proofErr w:type="spellStart"/>
      <w:r w:rsidRPr="00170501">
        <w:rPr>
          <w:rFonts w:eastAsiaTheme="minorHAnsi"/>
        </w:rPr>
        <w:t>ExPRESdata→expres_gll_jupiter</w:t>
      </w:r>
      <w:proofErr w:type="spellEnd"/>
      <w:proofErr w:type="gramStart"/>
      <w:r w:rsidRPr="00170501">
        <w:rPr>
          <w:rFonts w:eastAsiaTheme="minorHAnsi"/>
        </w:rPr>
        <w:t xml:space="preserve"> ..</w:t>
      </w:r>
      <w:proofErr w:type="gramEnd"/>
      <w:r w:rsidRPr="00170501">
        <w:rPr>
          <w:rFonts w:eastAsiaTheme="minorHAnsi"/>
        </w:rPr>
        <w:t xml:space="preserve"> .</w:t>
      </w:r>
      <w:proofErr w:type="spellStart"/>
      <w:r w:rsidRPr="00170501">
        <w:rPr>
          <w:rFonts w:eastAsiaTheme="minorHAnsi"/>
        </w:rPr>
        <w:t>cdf</w:t>
      </w:r>
      <w:proofErr w:type="spellEnd"/>
      <w:r>
        <w:rPr>
          <w:rFonts w:eastAsiaTheme="minorHAnsi"/>
        </w:rPr>
        <w:t xml:space="preserve"> at </w:t>
      </w:r>
      <w:r>
        <w:rPr>
          <w:rFonts w:eastAsiaTheme="minorHAnsi"/>
        </w:rPr>
        <w:fldChar w:fldCharType="begin"/>
      </w:r>
      <w:ins w:id="4" w:author="安田　陸人" w:date="2024-04-13T15:04:00Z">
        <w:r>
          <w:rPr>
            <w:rFonts w:eastAsiaTheme="minorHAnsi"/>
          </w:rPr>
          <w:instrText>HYPERLINK "</w:instrText>
        </w:r>
      </w:ins>
      <w:r w:rsidRPr="004F2D42">
        <w:rPr>
          <w:rFonts w:eastAsiaTheme="minorHAnsi"/>
        </w:rPr>
        <w:instrText>https://maser.lesia.obspm.fr/publications/doi/jovian-auroral-radio-source.html?lang=en</w:instrText>
      </w:r>
      <w:ins w:id="5" w:author="安田　陸人" w:date="2024-04-13T15:04:00Z">
        <w:r>
          <w:rPr>
            <w:rFonts w:eastAsiaTheme="minorHAnsi"/>
          </w:rPr>
          <w:instrText>"</w:instrText>
        </w:r>
      </w:ins>
      <w:r>
        <w:rPr>
          <w:rFonts w:eastAsiaTheme="minorHAnsi"/>
        </w:rPr>
        <w:fldChar w:fldCharType="separate"/>
      </w:r>
      <w:r w:rsidRPr="0006257C">
        <w:rPr>
          <w:rStyle w:val="Hyperlink"/>
          <w:rFonts w:eastAsiaTheme="minorHAnsi"/>
        </w:rPr>
        <w:t>https://maser.lesia.obspm.fr/publications/doi/jovian-auroral-radio-source.html?lang=en</w:t>
      </w:r>
      <w:r>
        <w:rPr>
          <w:rFonts w:eastAsiaTheme="minorHAnsi"/>
        </w:rPr>
        <w:fldChar w:fldCharType="end"/>
      </w:r>
      <w:bookmarkEnd w:id="2"/>
      <w:bookmarkEnd w:id="3"/>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0"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8"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1"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10"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&#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58243"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3">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&#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2">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&#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65DDA1F3" w:rsidR="00170501" w:rsidRDefault="004F2D42" w:rsidP="00170501">
      <w:pPr>
        <w:pStyle w:val="ListParagraph"/>
        <w:numPr>
          <w:ilvl w:val="0"/>
          <w:numId w:val="1"/>
        </w:numPr>
        <w:ind w:leftChars="0"/>
        <w:jc w:val="left"/>
        <w:rPr>
          <w:rFonts w:eastAsiaTheme="minorHAnsi"/>
        </w:rPr>
      </w:pPr>
      <w:bookmarkStart w:id="6" w:name="OLE_LINK3"/>
      <w:bookmarkStart w:id="7" w:name="OLE_LINK4"/>
      <w:r w:rsidRPr="004F2D42">
        <w:rPr>
          <w:rFonts w:eastAsiaTheme="minorHAnsi"/>
        </w:rPr>
        <w:t xml:space="preserve">Copy </w:t>
      </w:r>
      <w:proofErr w:type="spellStart"/>
      <w:r w:rsidRPr="004F2D42">
        <w:rPr>
          <w:rFonts w:eastAsiaTheme="minorHAnsi"/>
        </w:rPr>
        <w:t>cdf</w:t>
      </w:r>
      <w:proofErr w:type="spellEnd"/>
      <w:r w:rsidRPr="004F2D42">
        <w:rPr>
          <w:rFonts w:eastAsiaTheme="minorHAnsi"/>
        </w:rPr>
        <w:t xml:space="preserve"> data to the directory named result_for_yasudaetal2022/</w:t>
      </w:r>
      <w:proofErr w:type="spellStart"/>
      <w:r w:rsidRPr="004F2D42">
        <w:rPr>
          <w:rFonts w:eastAsiaTheme="minorHAnsi"/>
        </w:rPr>
        <w:t>expres_cdf_data</w:t>
      </w:r>
      <w:proofErr w:type="spellEnd"/>
      <w:r w:rsidRPr="004F2D42">
        <w:rPr>
          <w:rFonts w:eastAsiaTheme="minorHAnsi"/>
        </w:rPr>
        <w:t>/.</w:t>
      </w:r>
    </w:p>
    <w:bookmarkEnd w:id="6"/>
    <w:bookmarkEnd w:id="7"/>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Picture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5C26C0BA" w14:textId="77777777" w:rsidR="004F2D42" w:rsidRDefault="004F2D42" w:rsidP="003533C6">
      <w:pPr>
        <w:pStyle w:val="ListParagraph"/>
        <w:numPr>
          <w:ilvl w:val="0"/>
          <w:numId w:val="1"/>
        </w:numPr>
        <w:ind w:leftChars="0"/>
        <w:jc w:val="left"/>
        <w:rPr>
          <w:rFonts w:eastAsiaTheme="minorHAnsi"/>
        </w:rPr>
      </w:pPr>
      <w:bookmarkStart w:id="8" w:name="OLE_LINK5"/>
      <w:bookmarkStart w:id="9" w:name="OLE_LINK6"/>
      <w:r>
        <w:rPr>
          <w:rFonts w:eastAsiaTheme="minorHAnsi"/>
        </w:rPr>
        <w:t>F</w:t>
      </w:r>
      <w:r w:rsidRPr="004F2D42">
        <w:rPr>
          <w:rFonts w:eastAsiaTheme="minorHAnsi"/>
        </w:rPr>
        <w:t>ill in the csv file named result_for_yasudaetal2022/</w:t>
      </w:r>
      <w:proofErr w:type="spellStart"/>
      <w:r w:rsidRPr="004F2D42">
        <w:rPr>
          <w:rFonts w:eastAsiaTheme="minorHAnsi"/>
        </w:rPr>
        <w:t>occultation_flyby_list</w:t>
      </w:r>
      <w:proofErr w:type="spellEnd"/>
      <w:r w:rsidRPr="004F2D42">
        <w:rPr>
          <w:rFonts w:eastAsiaTheme="minorHAnsi"/>
        </w:rPr>
        <w:t xml:space="preserve"> with the target celestial body, spacecraft name, number of flybys, </w:t>
      </w:r>
      <w:proofErr w:type="spellStart"/>
      <w:r w:rsidRPr="004F2D42">
        <w:rPr>
          <w:rFonts w:eastAsiaTheme="minorHAnsi"/>
        </w:rPr>
        <w:t>cdf</w:t>
      </w:r>
      <w:proofErr w:type="spellEnd"/>
      <w:r w:rsidRPr="004F2D42">
        <w:rPr>
          <w:rFonts w:eastAsiaTheme="minorHAnsi"/>
        </w:rPr>
        <w:t xml:space="preserve"> file name, data start and end dates used.</w:t>
      </w:r>
    </w:p>
    <w:bookmarkEnd w:id="8"/>
    <w:bookmarkEnd w:id="9"/>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170599C4"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58245"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6"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E3C" w:rsidRPr="00D35E3C">
        <w:rPr>
          <w:rFonts w:eastAsiaTheme="minorHAnsi"/>
        </w:rPr>
        <w:t>Get position data of the spacecraft at the time of the target flyby (see step 1)</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5824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Straight Arrow Connector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&#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0F752596" w:rsidR="006F4545" w:rsidRDefault="00D35E3C" w:rsidP="006F4545">
      <w:pPr>
        <w:pStyle w:val="ListParagraph"/>
        <w:numPr>
          <w:ilvl w:val="0"/>
          <w:numId w:val="1"/>
        </w:numPr>
        <w:ind w:leftChars="0"/>
        <w:jc w:val="left"/>
        <w:rPr>
          <w:rFonts w:eastAsiaTheme="minorHAnsi"/>
        </w:rPr>
      </w:pPr>
      <w:bookmarkStart w:id="10" w:name="OLE_LINK9"/>
      <w:bookmarkStart w:id="11" w:name="OLE_LINK10"/>
      <w:r w:rsidRPr="00D35E3C">
        <w:rPr>
          <w:rFonts w:eastAsiaTheme="minorHAnsi"/>
        </w:rPr>
        <w:lastRenderedPageBreak/>
        <w:t>copy orbit data to result_for_yasudaetal2022/</w:t>
      </w:r>
      <w:proofErr w:type="spellStart"/>
      <w:r w:rsidRPr="00D35E3C">
        <w:rPr>
          <w:rFonts w:eastAsiaTheme="minorHAnsi"/>
        </w:rPr>
        <w:t>spacecraft_ephemeris</w:t>
      </w:r>
      <w:proofErr w:type="spellEnd"/>
      <w:r w:rsidRPr="00D35E3C">
        <w:rPr>
          <w:rFonts w:eastAsiaTheme="minorHAnsi"/>
        </w:rPr>
        <w:t>/</w:t>
      </w:r>
      <w:r>
        <w:rPr>
          <w:rFonts w:eastAsiaTheme="minorHAnsi"/>
        </w:rPr>
        <w:t>.</w:t>
      </w:r>
    </w:p>
    <w:p w14:paraId="1A8EA424" w14:textId="533FC713" w:rsidR="00520844" w:rsidRDefault="00D35E3C" w:rsidP="00520844">
      <w:pPr>
        <w:pStyle w:val="ListParagraph"/>
        <w:numPr>
          <w:ilvl w:val="0"/>
          <w:numId w:val="1"/>
        </w:numPr>
        <w:ind w:leftChars="0"/>
        <w:jc w:val="left"/>
        <w:rPr>
          <w:rFonts w:eastAsiaTheme="minorHAnsi"/>
        </w:rPr>
      </w:pPr>
      <w:bookmarkStart w:id="12" w:name="OLE_LINK11"/>
      <w:bookmarkStart w:id="13" w:name="OLE_LINK12"/>
      <w:bookmarkEnd w:id="10"/>
      <w:bookmarkEnd w:id="11"/>
      <w:r w:rsidRPr="00D35E3C">
        <w:rPr>
          <w:rFonts w:eastAsiaTheme="minorHAnsi"/>
        </w:rPr>
        <w:t xml:space="preserve">write the file name of the orbit data in </w:t>
      </w:r>
      <w:r>
        <w:rPr>
          <w:rFonts w:eastAsiaTheme="minorHAnsi" w:hint="eastAsia"/>
        </w:rPr>
        <w:t xml:space="preserve">　</w:t>
      </w:r>
      <w:proofErr w:type="gramStart"/>
      <w:r w:rsidRPr="00D35E3C">
        <w:rPr>
          <w:rFonts w:eastAsiaTheme="minorHAnsi"/>
        </w:rPr>
        <w:t>r</w:t>
      </w:r>
      <w:proofErr w:type="gramEnd"/>
      <w:r w:rsidRPr="00D35E3C">
        <w:rPr>
          <w:rFonts w:eastAsiaTheme="minorHAnsi"/>
        </w:rPr>
        <w:t>esult_for_yasudaetal2022/</w:t>
      </w:r>
      <w:proofErr w:type="spellStart"/>
      <w:r w:rsidRPr="00D35E3C">
        <w:rPr>
          <w:rFonts w:eastAsiaTheme="minorHAnsi"/>
        </w:rPr>
        <w:t>occultation_flyby_list</w:t>
      </w:r>
      <w:proofErr w:type="spellEnd"/>
    </w:p>
    <w:bookmarkEnd w:id="12"/>
    <w:bookmarkEnd w:id="13"/>
    <w:p w14:paraId="43AB6FF0" w14:textId="45E5F9DB"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drawing>
          <wp:anchor distT="0" distB="0" distL="114300" distR="114300" simplePos="0" relativeHeight="251658251"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D35E3C" w:rsidRPr="00D35E3C">
        <w:rPr>
          <w:rFonts w:eastAsiaTheme="minorHAnsi"/>
        </w:rPr>
        <w:t>Obtain location data of the moon (satellite) at the time of the target flyby</w:t>
      </w:r>
      <w:r w:rsidR="00D35E3C">
        <w:rPr>
          <w:rFonts w:eastAsiaTheme="minorHAnsi"/>
        </w:rPr>
        <w:t xml:space="preserve"> from </w:t>
      </w:r>
      <w:hyperlink r:id="rId11" w:history="1">
        <w:r w:rsidR="00D35E3C" w:rsidRPr="0006257C">
          <w:rPr>
            <w:rStyle w:val="Hyperlink"/>
            <w:rFonts w:eastAsiaTheme="minorHAnsi"/>
          </w:rPr>
          <w:t>https://wgc2.jpl.nasa.</w:t>
        </w:r>
        <w:r w:rsidR="00D35E3C" w:rsidRPr="0006257C">
          <w:rPr>
            <w:rStyle w:val="Hyperlink"/>
            <w:rFonts w:eastAsiaTheme="minorHAnsi"/>
          </w:rPr>
          <w:t>g</w:t>
        </w:r>
        <w:r w:rsidR="00D35E3C" w:rsidRPr="0006257C">
          <w:rPr>
            <w:rStyle w:val="Hyperlink"/>
            <w:rFonts w:eastAsiaTheme="minorHAnsi"/>
          </w:rPr>
          <w:t>ov:8443/webgeocalc/#StateVector</w:t>
        </w:r>
      </w:hyperlink>
      <w:r w:rsidR="00D35E3C">
        <w:rPr>
          <w:rFonts w:eastAsiaTheme="minorHAnsi"/>
        </w:rPr>
        <w:t xml:space="preserve">. </w:t>
      </w:r>
      <w:proofErr w:type="spellStart"/>
      <w:r w:rsidR="00D35E3C" w:rsidRPr="00D35E3C">
        <w:rPr>
          <w:rFonts w:eastAsiaTheme="minorHAnsi"/>
        </w:rPr>
        <w:t>WebGeocalc</w:t>
      </w:r>
      <w:proofErr w:type="spellEnd"/>
      <w:r w:rsidR="00D35E3C" w:rsidRPr="00D35E3C">
        <w:rPr>
          <w:rFonts w:eastAsiaTheme="minorHAnsi"/>
        </w:rPr>
        <w:t xml:space="preserve"> input is  </w:t>
      </w:r>
      <w:r w:rsidR="00D35E3C">
        <w:rPr>
          <w:rFonts w:eastAsiaTheme="minorHAnsi"/>
        </w:rPr>
        <w:t xml:space="preserve"> set for “</w:t>
      </w:r>
      <w:r w:rsidR="00D35E3C" w:rsidRPr="00D35E3C">
        <w:rPr>
          <w:rFonts w:eastAsiaTheme="minorHAnsi" w:hint="eastAsia"/>
        </w:rPr>
        <w:t>t</w:t>
      </w:r>
      <w:r w:rsidR="00D35E3C" w:rsidRPr="00D35E3C">
        <w:rPr>
          <w:rFonts w:eastAsiaTheme="minorHAnsi"/>
        </w:rPr>
        <w:t>he spacecraft at the time of the target flyby" and the time you want to look up.</w:t>
      </w:r>
    </w:p>
    <w:p w14:paraId="2D0607CD" w14:textId="0F936B32" w:rsidR="007F6A9C" w:rsidRDefault="00D35E3C" w:rsidP="007F6A9C">
      <w:pPr>
        <w:pStyle w:val="ListParagraph"/>
        <w:numPr>
          <w:ilvl w:val="0"/>
          <w:numId w:val="1"/>
        </w:numPr>
        <w:ind w:leftChars="0"/>
        <w:jc w:val="left"/>
        <w:rPr>
          <w:rFonts w:eastAsiaTheme="minorHAnsi"/>
        </w:rPr>
      </w:pPr>
      <w:r w:rsidRPr="00D35E3C">
        <w:rPr>
          <w:rFonts w:eastAsiaTheme="minorHAnsi"/>
        </w:rPr>
        <w:t xml:space="preserve">Move </w:t>
      </w:r>
      <w:r>
        <w:rPr>
          <w:rFonts w:eastAsiaTheme="minorHAnsi"/>
        </w:rPr>
        <w:t xml:space="preserve">the </w:t>
      </w:r>
      <w:r w:rsidRPr="00D35E3C">
        <w:rPr>
          <w:rFonts w:eastAsiaTheme="minorHAnsi"/>
        </w:rPr>
        <w:t>orbital data of celestial objects to result_for_yasudaetal2022/</w:t>
      </w:r>
      <w:proofErr w:type="spellStart"/>
      <w:r w:rsidRPr="00D35E3C">
        <w:rPr>
          <w:rFonts w:eastAsiaTheme="minorHAnsi"/>
        </w:rPr>
        <w:t>moon_ephemeris</w:t>
      </w:r>
      <w:proofErr w:type="spellEnd"/>
      <w:r w:rsidRPr="00D35E3C">
        <w:rPr>
          <w:rFonts w:eastAsiaTheme="minorHAnsi"/>
        </w:rPr>
        <w:t>/.</w:t>
      </w:r>
    </w:p>
    <w:p w14:paraId="51BD0197" w14:textId="1C0CD27D" w:rsidR="00D35E3C" w:rsidRDefault="00D35E3C" w:rsidP="00AD7335">
      <w:pPr>
        <w:pStyle w:val="ListParagraph"/>
        <w:numPr>
          <w:ilvl w:val="0"/>
          <w:numId w:val="1"/>
        </w:numPr>
        <w:ind w:leftChars="0"/>
        <w:jc w:val="left"/>
        <w:rPr>
          <w:rFonts w:eastAsiaTheme="minorHAnsi"/>
        </w:rPr>
      </w:pPr>
      <w:r>
        <w:rPr>
          <w:rFonts w:eastAsiaTheme="minorHAnsi"/>
        </w:rPr>
        <w:t>W</w:t>
      </w:r>
      <w:r w:rsidRPr="00D35E3C">
        <w:rPr>
          <w:rFonts w:eastAsiaTheme="minorHAnsi"/>
        </w:rPr>
        <w:t xml:space="preserve">rite </w:t>
      </w:r>
      <w:r>
        <w:rPr>
          <w:rFonts w:eastAsiaTheme="minorHAnsi"/>
        </w:rPr>
        <w:t>the orbital data</w:t>
      </w:r>
      <w:r w:rsidRPr="00D35E3C">
        <w:rPr>
          <w:rFonts w:eastAsiaTheme="minorHAnsi"/>
        </w:rPr>
        <w:t xml:space="preserve"> name in result_for_yasudaetal2022/</w:t>
      </w:r>
      <w:proofErr w:type="spellStart"/>
      <w:r w:rsidRPr="00D35E3C">
        <w:rPr>
          <w:rFonts w:eastAsiaTheme="minorHAnsi"/>
        </w:rPr>
        <w:t>occultation_flyby_</w:t>
      </w:r>
      <w:proofErr w:type="gramStart"/>
      <w:r w:rsidRPr="00D35E3C">
        <w:rPr>
          <w:rFonts w:eastAsiaTheme="minorHAnsi"/>
        </w:rPr>
        <w:t>list</w:t>
      </w:r>
      <w:proofErr w:type="spellEnd"/>
      <w:proofErr w:type="gramEnd"/>
    </w:p>
    <w:p w14:paraId="310B08AC" w14:textId="77777777" w:rsidR="00E97482" w:rsidRDefault="0084582F" w:rsidP="00E97482">
      <w:pPr>
        <w:pStyle w:val="ListParagraph"/>
        <w:numPr>
          <w:ilvl w:val="0"/>
          <w:numId w:val="1"/>
        </w:numPr>
        <w:ind w:leftChars="0"/>
        <w:jc w:val="left"/>
        <w:rPr>
          <w:rFonts w:eastAsiaTheme="minorHAnsi"/>
        </w:rPr>
      </w:pPr>
      <w:r w:rsidRPr="0084582F">
        <w:rPr>
          <w:rFonts w:eastAsiaTheme="minorHAnsi"/>
        </w:rPr>
        <w:t xml:space="preserve">enter the name of the flyby object, the name of the spacecraft, and the number of flybys in </w:t>
      </w:r>
      <w:proofErr w:type="spellStart"/>
      <w:r w:rsidRPr="0084582F">
        <w:rPr>
          <w:rFonts w:eastAsiaTheme="minorHAnsi"/>
        </w:rPr>
        <w:t>python_Jovian_radio_occultation</w:t>
      </w:r>
      <w:proofErr w:type="spellEnd"/>
      <w:r w:rsidRPr="0084582F">
        <w:rPr>
          <w:rFonts w:eastAsiaTheme="minorHAnsi"/>
        </w:rPr>
        <w:t xml:space="preserve"> /preparing_position_data.py and </w:t>
      </w:r>
      <w:proofErr w:type="gramStart"/>
      <w:r w:rsidRPr="0084582F">
        <w:rPr>
          <w:rFonts w:eastAsiaTheme="minorHAnsi"/>
        </w:rPr>
        <w:t>run</w:t>
      </w:r>
      <w:proofErr w:type="gramEnd"/>
    </w:p>
    <w:p w14:paraId="3B5016CF" w14:textId="38AF1D7D" w:rsidR="000C6770" w:rsidRDefault="00E97482" w:rsidP="00E97482">
      <w:pPr>
        <w:pStyle w:val="ListParagraph"/>
        <w:numPr>
          <w:ilvl w:val="2"/>
          <w:numId w:val="1"/>
        </w:numPr>
        <w:ind w:leftChars="0"/>
        <w:jc w:val="left"/>
        <w:rPr>
          <w:rFonts w:eastAsiaTheme="minorHAnsi"/>
        </w:rPr>
      </w:pPr>
      <w:r w:rsidRPr="00E97482">
        <w:rPr>
          <w:rFonts w:eastAsiaTheme="minorHAnsi"/>
        </w:rPr>
        <w:t xml:space="preserve">The </w:t>
      </w:r>
      <w:r w:rsidRPr="00E97482">
        <w:rPr>
          <w:rFonts w:eastAsiaTheme="minorHAnsi"/>
        </w:rPr>
        <w:t>information for all detectable radio</w:t>
      </w:r>
      <w:r w:rsidRPr="00E97482">
        <w:rPr>
          <w:rFonts w:eastAsiaTheme="minorHAnsi"/>
        </w:rPr>
        <w:t xml:space="preserve"> is </w:t>
      </w:r>
      <w:r w:rsidRPr="00E97482">
        <w:rPr>
          <w:rFonts w:eastAsiaTheme="minorHAnsi"/>
        </w:rPr>
        <w:t>created</w:t>
      </w:r>
      <w:r w:rsidRPr="00E97482">
        <w:rPr>
          <w:rFonts w:eastAsiaTheme="minorHAnsi"/>
        </w:rPr>
        <w:t xml:space="preserve"> in result_for_yasudaetal2022/expres_detectable_radio_data_of_each_flyby</w:t>
      </w:r>
      <w:r w:rsidRPr="00E97482">
        <w:rPr>
          <w:rFonts w:eastAsiaTheme="minorHAnsi"/>
        </w:rPr>
        <w:t xml:space="preserve"> as following</w:t>
      </w:r>
      <w:r w:rsidRPr="00E97482">
        <w:rPr>
          <w:rFonts w:eastAsiaTheme="minorHAnsi"/>
        </w:rPr>
        <w:t>: 0 year, 1 month, 2 days, 3 hours, 4 minutes, 5 seconds, ◯, ◯, ◯, ◯, 9 Frequency (MHz), 10 Longitude of magnetic field line (0~360) or (-1000) for Io, 11 Poles (North:1, South:-1), 12 x-coordinate, 13 y-coordinate, 14 z-coordinate</w:t>
      </w:r>
      <w:r w:rsidRPr="00E97482">
        <w:rPr>
          <w:rFonts w:eastAsiaTheme="minorHAnsi"/>
        </w:rPr>
        <w:t>, like “</w:t>
      </w:r>
      <w:r w:rsidRPr="00E97482">
        <w:rPr>
          <w:rFonts w:eastAsiaTheme="minorHAnsi"/>
        </w:rPr>
        <w:t>All_galileo_ganymede_1_Radio_data.txt</w:t>
      </w:r>
      <w:r w:rsidRPr="00E97482">
        <w:rPr>
          <w:rFonts w:eastAsiaTheme="minorHAnsi"/>
        </w:rPr>
        <w:t>”.</w:t>
      </w:r>
    </w:p>
    <w:p w14:paraId="5F222C51" w14:textId="21B515C2" w:rsidR="00E97482" w:rsidRDefault="00E97482" w:rsidP="00E97482">
      <w:pPr>
        <w:pStyle w:val="ListParagraph"/>
        <w:numPr>
          <w:ilvl w:val="2"/>
          <w:numId w:val="1"/>
        </w:numPr>
        <w:ind w:leftChars="0"/>
        <w:jc w:val="left"/>
        <w:rPr>
          <w:rFonts w:eastAsiaTheme="minorHAnsi"/>
        </w:rPr>
      </w:pPr>
      <w:r w:rsidRPr="00E97482">
        <w:rPr>
          <w:rFonts w:eastAsiaTheme="minorHAnsi"/>
        </w:rPr>
        <w:t xml:space="preserve">The interpolated time resolution to 1 second is also saved in the same folder with name like </w:t>
      </w:r>
      <w:r>
        <w:rPr>
          <w:rFonts w:eastAsiaTheme="minorHAnsi" w:hint="eastAsia"/>
        </w:rPr>
        <w:t>“</w:t>
      </w:r>
      <w:r w:rsidRPr="00E97482">
        <w:rPr>
          <w:rFonts w:eastAsiaTheme="minorHAnsi"/>
        </w:rPr>
        <w:t>lnterpolated_all_galileo_ganymede_1_Radio_data.txt</w:t>
      </w:r>
      <w:r>
        <w:rPr>
          <w:rFonts w:eastAsiaTheme="minorHAnsi" w:hint="eastAsia"/>
        </w:rPr>
        <w:t>”</w:t>
      </w:r>
    </w:p>
    <w:p w14:paraId="34638440" w14:textId="7C883456" w:rsidR="000C6770" w:rsidRPr="002B5FC6" w:rsidRDefault="002B5FC6" w:rsidP="002B5FC6">
      <w:pPr>
        <w:pStyle w:val="ListParagraph"/>
        <w:numPr>
          <w:ilvl w:val="2"/>
          <w:numId w:val="1"/>
        </w:numPr>
        <w:ind w:leftChars="0"/>
        <w:jc w:val="left"/>
        <w:rPr>
          <w:rFonts w:eastAsiaTheme="minorHAnsi"/>
        </w:rPr>
      </w:pPr>
      <w:r>
        <w:rPr>
          <w:rFonts w:eastAsiaTheme="minorHAnsi"/>
        </w:rPr>
        <w:t>T</w:t>
      </w:r>
      <w:r w:rsidRPr="002B5FC6">
        <w:rPr>
          <w:rFonts w:eastAsiaTheme="minorHAnsi"/>
        </w:rPr>
        <w:t>he position data of the probe transformed by coordinates using the radio source results</w:t>
      </w:r>
      <w:r>
        <w:rPr>
          <w:rFonts w:eastAsiaTheme="minorHAnsi"/>
        </w:rPr>
        <w:t xml:space="preserve"> are stored in </w:t>
      </w:r>
      <w:r w:rsidRPr="002B5FC6">
        <w:rPr>
          <w:rFonts w:eastAsiaTheme="minorHAnsi"/>
        </w:rPr>
        <w:lastRenderedPageBreak/>
        <w:t xml:space="preserve">result_for_yasudaetal2022/calculated_expres_detectable_radio_data_of_each_flyby </w:t>
      </w:r>
      <w:r w:rsidRPr="00E97482">
        <w:rPr>
          <w:rFonts w:eastAsiaTheme="minorHAnsi"/>
        </w:rPr>
        <w:t>with name like</w:t>
      </w:r>
      <w:r>
        <w:rPr>
          <w:rFonts w:eastAsiaTheme="minorHAnsi"/>
        </w:rPr>
        <w:t xml:space="preserve"> </w:t>
      </w:r>
      <w:r w:rsidR="000C6770" w:rsidRPr="002B5FC6">
        <w:rPr>
          <w:rFonts w:eastAsiaTheme="minorHAnsi"/>
        </w:rPr>
        <w:t>interpolated_calculated_all_galileo_ganymede_1_Radio_data.tx</w:t>
      </w:r>
      <w:r>
        <w:rPr>
          <w:rFonts w:eastAsiaTheme="minorHAnsi"/>
        </w:rPr>
        <w:t>t. T</w:t>
      </w:r>
      <w:r w:rsidRPr="002B5FC6">
        <w:rPr>
          <w:rFonts w:eastAsiaTheme="minorHAnsi"/>
        </w:rPr>
        <w:t xml:space="preserve">he following figure </w:t>
      </w:r>
      <w:r>
        <w:rPr>
          <w:rFonts w:eastAsiaTheme="minorHAnsi"/>
        </w:rPr>
        <w:t>indicates</w:t>
      </w:r>
      <w:r w:rsidRPr="002B5FC6">
        <w:rPr>
          <w:rFonts w:eastAsiaTheme="minorHAnsi"/>
        </w:rPr>
        <w:t xml:space="preserve"> the coordinate transformation </w:t>
      </w:r>
      <w:r w:rsidRPr="002B5FC6">
        <w:rPr>
          <w:rFonts w:eastAsiaTheme="minorHAnsi"/>
        </w:rPr>
        <w:t>method.</w:t>
      </w:r>
    </w:p>
    <w:p w14:paraId="45DE744A" w14:textId="61304539" w:rsidR="00EA3A5F" w:rsidRDefault="00B848D4" w:rsidP="000C6770">
      <w:pPr>
        <w:pStyle w:val="ListParagraph"/>
        <w:ind w:leftChars="0" w:left="720"/>
        <w:jc w:val="left"/>
        <w:rPr>
          <w:rFonts w:eastAsiaTheme="minorHAnsi"/>
        </w:rPr>
      </w:pPr>
      <w:r>
        <w:rPr>
          <w:rFonts w:eastAsiaTheme="minorHAnsi"/>
          <w:noProof/>
        </w:rPr>
        <w:drawing>
          <wp:inline distT="0" distB="0" distL="0" distR="0" wp14:anchorId="679C0C14" wp14:editId="095D3774">
            <wp:extent cx="3297802" cy="3406140"/>
            <wp:effectExtent l="0" t="0" r="4445" b="0"/>
            <wp:docPr id="2" name="Picture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055D442" w:rsidR="00F91FDD" w:rsidRPr="00085590" w:rsidRDefault="00085590" w:rsidP="00085590">
      <w:pPr>
        <w:pStyle w:val="ListParagraph"/>
        <w:numPr>
          <w:ilvl w:val="0"/>
          <w:numId w:val="1"/>
        </w:numPr>
        <w:ind w:leftChars="0"/>
        <w:jc w:val="left"/>
        <w:rPr>
          <w:rFonts w:eastAsiaTheme="minorHAnsi"/>
        </w:rPr>
      </w:pPr>
      <w:r>
        <w:rPr>
          <w:rFonts w:hint="eastAsia"/>
          <w:noProof/>
        </w:rPr>
        <mc:AlternateContent>
          <mc:Choice Requires="wps">
            <w:drawing>
              <wp:anchor distT="0" distB="0" distL="114300" distR="114300" simplePos="0" relativeHeight="251658247" behindDoc="0" locked="0" layoutInCell="1" allowOverlap="1" wp14:anchorId="4A6BE971" wp14:editId="0FFA3A42">
                <wp:simplePos x="0" y="0"/>
                <wp:positionH relativeFrom="column">
                  <wp:posOffset>1568238</wp:posOffset>
                </wp:positionH>
                <wp:positionV relativeFrom="paragraph">
                  <wp:posOffset>559858</wp:posOffset>
                </wp:positionV>
                <wp:extent cx="13547" cy="1754294"/>
                <wp:effectExtent l="0" t="0" r="24765" b="11430"/>
                <wp:wrapNone/>
                <wp:docPr id="14" name="Straight Connector 14"/>
                <wp:cNvGraphicFramePr/>
                <a:graphic xmlns:a="http://schemas.openxmlformats.org/drawingml/2006/main">
                  <a:graphicData uri="http://schemas.microsoft.com/office/word/2010/wordprocessingShape">
                    <wps:wsp>
                      <wps:cNvCnPr/>
                      <wps:spPr>
                        <a:xfrm flipV="1">
                          <a:off x="0" y="0"/>
                          <a:ext cx="13547" cy="175429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5FBDA" id="Straight Connector 14"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44.1pt" to="124.55pt,18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" strokecolor="#ed7d31 [3205]" strokeweight=".5pt">
                <v:stroke joinstyle="miter"/>
              </v:line>
            </w:pict>
          </mc:Fallback>
        </mc:AlternateContent>
      </w:r>
      <w:r>
        <w:rPr>
          <w:rFonts w:hint="eastAsia"/>
          <w:noProof/>
        </w:rPr>
        <mc:AlternateContent>
          <mc:Choice Requires="wps">
            <w:drawing>
              <wp:anchor distT="0" distB="0" distL="114300" distR="114300" simplePos="0" relativeHeight="251658248" behindDoc="0" locked="0" layoutInCell="1" allowOverlap="1" wp14:anchorId="49FF496A" wp14:editId="0F1742C6">
                <wp:simplePos x="0" y="0"/>
                <wp:positionH relativeFrom="column">
                  <wp:posOffset>1395307</wp:posOffset>
                </wp:positionH>
                <wp:positionV relativeFrom="paragraph">
                  <wp:posOffset>2315422</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29E" id="Oval 15" o:spid="_x0000_s1026" style="position:absolute;margin-left:109.85pt;margin-top:182.3pt;width:29.85pt;height:9.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" filled="f" strokecolor="#ed7d31 [3205]" strokeweight="1pt">
                <v:stroke joinstyle="miter"/>
              </v:oval>
            </w:pict>
          </mc:Fallback>
        </mc:AlternateContent>
      </w:r>
      <w:r>
        <w:rPr>
          <w:rFonts w:hint="eastAsia"/>
          <w:noProof/>
        </w:rPr>
        <mc:AlternateContent>
          <mc:Choice Requires="wps">
            <w:drawing>
              <wp:anchor distT="0" distB="0" distL="114300" distR="114300" simplePos="0" relativeHeight="251658249" behindDoc="0" locked="0" layoutInCell="1" allowOverlap="1" wp14:anchorId="32961033" wp14:editId="6B827F1A">
                <wp:simplePos x="0" y="0"/>
                <wp:positionH relativeFrom="column">
                  <wp:posOffset>1595332</wp:posOffset>
                </wp:positionH>
                <wp:positionV relativeFrom="paragraph">
                  <wp:posOffset>2442845</wp:posOffset>
                </wp:positionV>
                <wp:extent cx="1560407" cy="772160"/>
                <wp:effectExtent l="0" t="0" r="40005" b="40640"/>
                <wp:wrapNone/>
                <wp:docPr id="16" name="Straight Arrow Connector 16"/>
                <wp:cNvGraphicFramePr/>
                <a:graphic xmlns:a="http://schemas.openxmlformats.org/drawingml/2006/main">
                  <a:graphicData uri="http://schemas.microsoft.com/office/word/2010/wordprocessingShape">
                    <wps:wsp>
                      <wps:cNvCnPr/>
                      <wps:spPr>
                        <a:xfrm>
                          <a:off x="0" y="0"/>
                          <a:ext cx="1560407" cy="7721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09F853" id="_x0000_t32" coordsize="21600,21600" o:spt="32" o:oned="t" path="m,l21600,21600e" filled="f">
                <v:path arrowok="t" fillok="f" o:connecttype="none"/>
                <o:lock v:ext="edit" shapetype="t"/>
              </v:shapetype>
              <v:shape id="Straight Arrow Connector 16" o:spid="_x0000_s1026" type="#_x0000_t32" style="position:absolute;margin-left:125.6pt;margin-top:192.35pt;width:122.85pt;height:60.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" strokecolor="#ed7d31 [3205]" strokeweight=".5pt">
                <v:stroke endarrow="block" joinstyle="miter"/>
              </v:shape>
            </w:pict>
          </mc:Fallback>
        </mc:AlternateContent>
      </w:r>
      <w:r w:rsidRPr="00085590">
        <w:rPr>
          <w:rFonts w:eastAsiaTheme="minorHAnsi"/>
        </w:rPr>
        <w:t>Write the date and time (day, hour, and minute) that are completely occulted into result_for_yasudaetal2022/</w:t>
      </w:r>
      <w:proofErr w:type="spellStart"/>
      <w:r w:rsidRPr="00085590">
        <w:rPr>
          <w:rFonts w:eastAsiaTheme="minorHAnsi"/>
        </w:rPr>
        <w:t>occultation_flyby_list</w:t>
      </w:r>
      <w:proofErr w:type="spellEnd"/>
      <w:r>
        <w:rPr>
          <w:rFonts w:eastAsiaTheme="minorHAnsi"/>
        </w:rPr>
        <w:t xml:space="preserve"> </w:t>
      </w:r>
      <w:r w:rsidRPr="00085590">
        <w:rPr>
          <w:rFonts w:eastAsiaTheme="minorHAnsi"/>
        </w:rPr>
        <w:t>based on the previous study.</w:t>
      </w:r>
      <w:r w:rsidRPr="00085590">
        <w:rPr>
          <w:rFonts w:eastAsiaTheme="minorHAnsi" w:hint="eastAsia"/>
        </w:rPr>
        <w:t xml:space="preserve"> </w:t>
      </w:r>
      <w:r w:rsidR="00ED3CB6">
        <w:rPr>
          <w:noProof/>
        </w:rPr>
        <w:drawing>
          <wp:inline distT="0" distB="0" distL="0" distR="0" wp14:anchorId="57487086" wp14:editId="2DA5E2AC">
            <wp:extent cx="2698595" cy="1989357"/>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5307" cy="2016420"/>
                    </a:xfrm>
                    <a:prstGeom prst="rect">
                      <a:avLst/>
                    </a:prstGeom>
                  </pic:spPr>
                </pic:pic>
              </a:graphicData>
            </a:graphic>
          </wp:inline>
        </w:drawing>
      </w:r>
      <w:r w:rsidR="0061604B">
        <w:rPr>
          <w:noProof/>
        </w:rPr>
        <w:drawing>
          <wp:inline distT="0" distB="0" distL="0" distR="0" wp14:anchorId="04AE7FD3" wp14:editId="40FC6470">
            <wp:extent cx="3588698" cy="1303562"/>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3660" cy="1323526"/>
                    </a:xfrm>
                    <a:prstGeom prst="rect">
                      <a:avLst/>
                    </a:prstGeom>
                  </pic:spPr>
                </pic:pic>
              </a:graphicData>
            </a:graphic>
          </wp:inline>
        </w:drawing>
      </w:r>
    </w:p>
    <w:p w14:paraId="366D243A" w14:textId="1E92C967" w:rsidR="00085590" w:rsidRPr="00085590" w:rsidRDefault="00085590" w:rsidP="00085590">
      <w:pPr>
        <w:pStyle w:val="ListParagraph"/>
        <w:numPr>
          <w:ilvl w:val="0"/>
          <w:numId w:val="1"/>
        </w:numPr>
        <w:ind w:leftChars="0"/>
        <w:jc w:val="left"/>
        <w:rPr>
          <w:rFonts w:eastAsiaTheme="minorHAnsi"/>
        </w:rPr>
      </w:pPr>
      <w:r>
        <w:rPr>
          <w:rFonts w:eastAsiaTheme="minorHAnsi"/>
        </w:rPr>
        <w:lastRenderedPageBreak/>
        <w:t>G</w:t>
      </w:r>
      <w:r w:rsidRPr="00085590">
        <w:rPr>
          <w:rFonts w:eastAsiaTheme="minorHAnsi"/>
        </w:rPr>
        <w:t xml:space="preserve">et Galileo radio data from </w:t>
      </w:r>
      <w:hyperlink r:id="rId15" w:history="1">
        <w:r w:rsidRPr="0006257C">
          <w:rPr>
            <w:rStyle w:val="Hyperlink"/>
            <w:rFonts w:eastAsiaTheme="minorHAnsi"/>
          </w:rPr>
          <w:t>http://das2.org/browse/uiowa/galileo/pws/survey_electric</w:t>
        </w:r>
      </w:hyperlink>
      <w:r>
        <w:rPr>
          <w:rFonts w:eastAsiaTheme="minorHAnsi"/>
        </w:rPr>
        <w:t xml:space="preserve">. </w:t>
      </w:r>
      <w:r w:rsidRPr="00085590">
        <w:rPr>
          <w:rFonts w:eastAsiaTheme="minorHAnsi"/>
        </w:rPr>
        <w:t>Fill in the time range of the radio data (same as the figure in the previous study) and use "get from Jupiter" to get the data.</w:t>
      </w:r>
      <w:r>
        <w:rPr>
          <w:rFonts w:eastAsiaTheme="minorHAnsi"/>
        </w:rPr>
        <w:t xml:space="preserve"> </w:t>
      </w:r>
      <w:r w:rsidRPr="00085590">
        <w:rPr>
          <w:rFonts w:eastAsiaTheme="minorHAnsi"/>
        </w:rPr>
        <w:t xml:space="preserve">Move the </w:t>
      </w:r>
      <w:r>
        <w:rPr>
          <w:rFonts w:eastAsiaTheme="minorHAnsi"/>
        </w:rPr>
        <w:t>radio</w:t>
      </w:r>
      <w:r w:rsidRPr="00085590">
        <w:rPr>
          <w:rFonts w:eastAsiaTheme="minorHAnsi"/>
        </w:rPr>
        <w:t xml:space="preserve"> data to tools/result_for_yasudaetal2022/</w:t>
      </w:r>
      <w:proofErr w:type="spellStart"/>
      <w:r w:rsidRPr="00085590">
        <w:rPr>
          <w:rFonts w:eastAsiaTheme="minorHAnsi"/>
        </w:rPr>
        <w:t>galileo_radio_data</w:t>
      </w:r>
      <w:proofErr w:type="spellEnd"/>
      <w:r w:rsidRPr="00085590">
        <w:rPr>
          <w:rFonts w:eastAsiaTheme="minorHAnsi"/>
        </w:rPr>
        <w:t>/. Add the name of the</w:t>
      </w:r>
      <w:r>
        <w:rPr>
          <w:rFonts w:eastAsiaTheme="minorHAnsi"/>
        </w:rPr>
        <w:t xml:space="preserve"> radio</w:t>
      </w:r>
      <w:r w:rsidRPr="00085590">
        <w:rPr>
          <w:rFonts w:eastAsiaTheme="minorHAnsi"/>
        </w:rPr>
        <w:t xml:space="preserve"> data to the </w:t>
      </w:r>
      <w:proofErr w:type="spellStart"/>
      <w:r w:rsidRPr="00085590">
        <w:rPr>
          <w:rFonts w:eastAsiaTheme="minorHAnsi"/>
        </w:rPr>
        <w:t>radio_data_txt</w:t>
      </w:r>
      <w:proofErr w:type="spellEnd"/>
      <w:r w:rsidRPr="00085590">
        <w:rPr>
          <w:rFonts w:eastAsiaTheme="minorHAnsi"/>
        </w:rPr>
        <w:t xml:space="preserve"> field of result_for_yasudaetal2022/</w:t>
      </w:r>
      <w:proofErr w:type="spellStart"/>
      <w:r w:rsidRPr="00085590">
        <w:rPr>
          <w:rFonts w:eastAsiaTheme="minorHAnsi"/>
        </w:rPr>
        <w:t>occultation_flyby_list</w:t>
      </w:r>
      <w:proofErr w:type="spellEnd"/>
      <w:r w:rsidRPr="00085590">
        <w:rPr>
          <w:rFonts w:eastAsiaTheme="minorHAnsi"/>
        </w:rPr>
        <w:t>.</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58250"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&#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65572386" w:rsidR="0034595B" w:rsidRDefault="0034595B" w:rsidP="0034595B">
      <w:pPr>
        <w:jc w:val="center"/>
        <w:rPr>
          <w:rFonts w:asciiTheme="majorHAnsi" w:eastAsiaTheme="majorHAnsi" w:hAnsiTheme="majorHAnsi"/>
        </w:rPr>
      </w:pPr>
      <w:r>
        <w:rPr>
          <w:rFonts w:asciiTheme="majorHAnsi" w:eastAsiaTheme="majorHAnsi" w:hAnsiTheme="majorHAnsi" w:hint="eastAsia"/>
        </w:rPr>
        <w:t>❷</w:t>
      </w:r>
      <w:r w:rsidR="00085590">
        <w:rPr>
          <w:rFonts w:asciiTheme="majorHAnsi" w:eastAsiaTheme="majorHAnsi" w:hAnsiTheme="majorHAnsi"/>
        </w:rPr>
        <w:t>P</w:t>
      </w:r>
      <w:r w:rsidR="00085590" w:rsidRPr="00085590">
        <w:rPr>
          <w:rFonts w:asciiTheme="majorHAnsi" w:eastAsiaTheme="majorHAnsi" w:hAnsiTheme="majorHAnsi"/>
        </w:rPr>
        <w:t>rocedure when performing calculations with the new electron density distribution</w:t>
      </w:r>
    </w:p>
    <w:p w14:paraId="16CFE7CD" w14:textId="77777777" w:rsidR="00085590" w:rsidRDefault="00085590" w:rsidP="00085590">
      <w:pPr>
        <w:pStyle w:val="ListParagraph"/>
        <w:numPr>
          <w:ilvl w:val="0"/>
          <w:numId w:val="3"/>
        </w:numPr>
        <w:ind w:leftChars="0"/>
        <w:jc w:val="left"/>
        <w:rPr>
          <w:rFonts w:eastAsiaTheme="minorHAnsi"/>
        </w:rPr>
      </w:pPr>
      <w:r>
        <w:rPr>
          <w:rFonts w:eastAsiaTheme="minorHAnsi"/>
        </w:rPr>
        <w:t>C</w:t>
      </w:r>
      <w:r w:rsidRPr="00085590">
        <w:rPr>
          <w:rFonts w:eastAsiaTheme="minorHAnsi"/>
        </w:rPr>
        <w:t>hange the density parameter</w:t>
      </w:r>
      <w:r>
        <w:rPr>
          <w:rFonts w:eastAsiaTheme="minorHAnsi"/>
        </w:rPr>
        <w:t xml:space="preserve"> of </w:t>
      </w:r>
      <w:proofErr w:type="gramStart"/>
      <w:r w:rsidRPr="00085590">
        <w:rPr>
          <w:rFonts w:eastAsiaTheme="minorHAnsi" w:hint="eastAsia"/>
        </w:rPr>
        <w:t>/</w:t>
      </w:r>
      <w:r w:rsidRPr="00085590">
        <w:rPr>
          <w:rFonts w:eastAsiaTheme="minorHAnsi"/>
        </w:rPr>
        <w:t>Users/yasudarikuto/research/icymoon_raytracing/raytrace.tohoku/src/rtc/model/test_plasma_model.cpp</w:t>
      </w:r>
      <w:proofErr w:type="gramEnd"/>
    </w:p>
    <w:p w14:paraId="43DAE06D" w14:textId="3A66DA42" w:rsidR="00D009C4" w:rsidRPr="00085590" w:rsidRDefault="00085590" w:rsidP="00085590">
      <w:pPr>
        <w:pStyle w:val="ListParagraph"/>
        <w:ind w:leftChars="0" w:left="720"/>
        <w:jc w:val="left"/>
        <w:rPr>
          <w:rFonts w:eastAsiaTheme="minorHAnsi"/>
        </w:rPr>
      </w:pPr>
      <w:r w:rsidRPr="00085590">
        <w:rPr>
          <w:rFonts w:eastAsiaTheme="minorHAnsi"/>
        </w:rPr>
        <w:t>Below</w:t>
      </w:r>
      <w:r w:rsidRPr="00085590">
        <w:rPr>
          <w:rFonts w:eastAsiaTheme="minorHAnsi"/>
        </w:rPr>
        <w:t xml:space="preserve"> picture</w:t>
      </w:r>
      <w:r w:rsidRPr="00085590">
        <w:rPr>
          <w:rFonts w:eastAsiaTheme="minorHAnsi"/>
        </w:rPr>
        <w:t xml:space="preserve"> is</w:t>
      </w:r>
      <w:r w:rsidRPr="00085590">
        <w:rPr>
          <w:rFonts w:eastAsiaTheme="minorHAnsi"/>
        </w:rPr>
        <w:t xml:space="preserve"> for</w:t>
      </w:r>
      <w:r w:rsidRPr="00085590">
        <w:rPr>
          <w:rFonts w:eastAsiaTheme="minorHAnsi"/>
        </w:rPr>
        <w:t xml:space="preserve"> the Europa hydrostatic equilibrium model with a surface density of 400(/cc) and a scale height of 600 km</w:t>
      </w:r>
      <w:r w:rsidRPr="00085590">
        <w:rPr>
          <w:rFonts w:eastAsiaTheme="minorHAnsi"/>
        </w:rPr>
        <w:t>.</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3FE9AE59"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30585A" w:rsidRPr="0030585A">
        <w:rPr>
          <w:rFonts w:eastAsiaTheme="minorHAnsi"/>
          <w:lang w:val="en-JP"/>
        </w:rPr>
        <w:t>Provide the "output file name" of icymoon_raytracing/raytrace.tohoku/src/rtc/testing/mkray3.sh.</w:t>
      </w:r>
      <w:r w:rsidR="0030585A">
        <w:rPr>
          <w:rFonts w:eastAsiaTheme="minorHAnsi"/>
          <w:lang w:val="en-JP"/>
        </w:rPr>
        <w:t xml:space="preserve"> Ex</w:t>
      </w:r>
      <w:r w:rsidR="00BC3730" w:rsidRPr="001F3278">
        <w:rPr>
          <w:rFonts w:eastAsiaTheme="minorHAnsi" w:hint="eastAsia"/>
          <w:lang w:val="en-JP"/>
        </w:rPr>
        <w:t>）</w:t>
      </w:r>
      <w:r w:rsidR="00BC3730" w:rsidRPr="001F3278">
        <w:rPr>
          <w:rFonts w:eastAsiaTheme="minorHAnsi"/>
          <w:lang w:val="en-JP"/>
        </w:rPr>
        <w:t>ray-Peuropa_nonplume_4e2_6e2-Mtest_simple-benchmark-LO-Z-2-FR3.984813988208770752e5</w:t>
      </w:r>
    </w:p>
    <w:p w14:paraId="4B16739D" w14:textId="7E503462" w:rsidR="00EF2379" w:rsidRPr="00E633FB" w:rsidRDefault="00E633FB" w:rsidP="00E633FB">
      <w:pPr>
        <w:pStyle w:val="ListParagraph"/>
        <w:numPr>
          <w:ilvl w:val="0"/>
          <w:numId w:val="3"/>
        </w:numPr>
        <w:ind w:leftChars="0"/>
        <w:jc w:val="left"/>
        <w:rPr>
          <w:rFonts w:eastAsiaTheme="minorHAnsi"/>
          <w:lang w:val="en-JP"/>
        </w:rPr>
      </w:pPr>
      <w:r>
        <w:rPr>
          <w:rFonts w:eastAsiaTheme="minorHAnsi"/>
          <w:lang w:val="en-JP"/>
        </w:rPr>
        <w:t>C</w:t>
      </w:r>
      <w:r w:rsidRPr="00E633FB">
        <w:rPr>
          <w:rFonts w:eastAsiaTheme="minorHAnsi"/>
          <w:lang w:val="en-JP"/>
        </w:rPr>
        <w:t xml:space="preserve">hange the value of the for statement of HIG in icymoon_raytracing/raytrace.tohoku/src/rtc/testing/mkray3.sh. If it is less than or equal to 0, it is 100 every other time, and if it is greater than 0, it is 500,600,1000,1100, etc. +500 +100 repeated. </w:t>
      </w:r>
      <w:r>
        <w:rPr>
          <w:rFonts w:eastAsiaTheme="minorHAnsi"/>
          <w:lang w:val="en-JP"/>
        </w:rPr>
        <w:t>E</w:t>
      </w:r>
      <w:r>
        <w:rPr>
          <w:rFonts w:eastAsiaTheme="minorHAnsi" w:hint="eastAsia"/>
        </w:rPr>
        <w:t>x</w:t>
      </w:r>
      <w:r w:rsidR="00EF2379" w:rsidRPr="00E633FB">
        <w:rPr>
          <w:rFonts w:eastAsiaTheme="minorHAnsi"/>
        </w:rPr>
        <w:t>) for HIG in -300 -200 -100 0 100 500 600 1000 1100 1500 1600 2000 2100 2500 2600</w:t>
      </w:r>
    </w:p>
    <w:p w14:paraId="4E100391" w14:textId="65900383" w:rsidR="00E633FB" w:rsidRDefault="00E633FB" w:rsidP="00EF2379">
      <w:pPr>
        <w:pStyle w:val="ListParagraph"/>
        <w:numPr>
          <w:ilvl w:val="0"/>
          <w:numId w:val="3"/>
        </w:numPr>
        <w:ind w:leftChars="0"/>
        <w:jc w:val="left"/>
        <w:rPr>
          <w:rFonts w:eastAsiaTheme="minorHAnsi"/>
          <w:lang w:val="en-JP"/>
        </w:rPr>
      </w:pPr>
      <w:r>
        <w:rPr>
          <w:rFonts w:eastAsiaTheme="minorHAnsi"/>
          <w:lang w:val="en-JP"/>
        </w:rPr>
        <w:t>C</w:t>
      </w:r>
      <w:r w:rsidRPr="00E633FB">
        <w:rPr>
          <w:rFonts w:eastAsiaTheme="minorHAnsi"/>
          <w:lang w:val="en-JP"/>
        </w:rPr>
        <w:t>ompile with make command in icymoon_raytracing/raytrace.tohoku/src/rtc</w:t>
      </w:r>
      <w:r w:rsidR="00EF2379" w:rsidRPr="00E633FB">
        <w:rPr>
          <w:rFonts w:eastAsiaTheme="minorHAnsi"/>
          <w:lang w:val="en-JP"/>
        </w:rPr>
        <w:t>icymo</w:t>
      </w:r>
      <w:r w:rsidRPr="00E633FB">
        <w:rPr>
          <w:rFonts w:eastAsiaTheme="minorHAnsi"/>
          <w:lang w:val="en-JP"/>
        </w:rPr>
        <w:t xml:space="preserve"> </w:t>
      </w:r>
      <w:r w:rsidRPr="00E633FB">
        <w:rPr>
          <w:rFonts w:eastAsiaTheme="minorHAnsi"/>
          <w:lang w:val="en-JP"/>
        </w:rPr>
        <w:t>on_raytracing/raytrace.tohoku/src/rtc</w:t>
      </w:r>
    </w:p>
    <w:p w14:paraId="632B1722" w14:textId="5CD53EB5" w:rsidR="00E633FB" w:rsidRDefault="00E633FB" w:rsidP="00E633FB">
      <w:pPr>
        <w:pStyle w:val="ListParagraph"/>
        <w:numPr>
          <w:ilvl w:val="0"/>
          <w:numId w:val="3"/>
        </w:numPr>
        <w:ind w:leftChars="0"/>
        <w:jc w:val="left"/>
        <w:rPr>
          <w:rFonts w:eastAsiaTheme="minorHAnsi" w:hint="eastAsia"/>
          <w:lang w:val="en-JP"/>
        </w:rPr>
      </w:pPr>
      <w:r>
        <w:rPr>
          <w:rFonts w:eastAsiaTheme="minorHAnsi"/>
          <w:lang w:val="en-JP"/>
        </w:rPr>
        <w:t>C</w:t>
      </w:r>
      <w:r w:rsidRPr="00E633FB">
        <w:rPr>
          <w:rFonts w:eastAsiaTheme="minorHAnsi"/>
          <w:lang w:val="en-JP"/>
        </w:rPr>
        <w:t>ompile with make command in icymoon_raytracing/raytrace.tohoku/src/rtcicymo on_raytracing/raytrace.tohoku/src/rtc</w:t>
      </w:r>
      <w:r>
        <w:rPr>
          <w:rFonts w:eastAsiaTheme="minorHAnsi"/>
        </w:rPr>
        <w:t>/testing</w:t>
      </w:r>
    </w:p>
    <w:p w14:paraId="1B490C1E" w14:textId="267E8CA6" w:rsidR="00E633FB" w:rsidRDefault="00400C78" w:rsidP="00AF49C8">
      <w:pPr>
        <w:pStyle w:val="ListParagraph"/>
        <w:numPr>
          <w:ilvl w:val="0"/>
          <w:numId w:val="3"/>
        </w:numPr>
        <w:ind w:leftChars="0"/>
        <w:jc w:val="left"/>
        <w:rPr>
          <w:rFonts w:eastAsiaTheme="minorHAnsi"/>
          <w:lang w:val="en-JP"/>
        </w:rPr>
      </w:pPr>
      <w:r>
        <w:rPr>
          <w:rFonts w:eastAsiaTheme="minorHAnsi"/>
          <w:lang w:val="en-JP"/>
        </w:rPr>
        <w:t>R</w:t>
      </w:r>
      <w:r w:rsidR="00E633FB" w:rsidRPr="00E633FB">
        <w:rPr>
          <w:rFonts w:eastAsiaTheme="minorHAnsi"/>
          <w:lang w:val="en-JP"/>
        </w:rPr>
        <w:t>un bash mkray3.sh in icymoon_raytracing/raytrace.tohoku/src/rtc/testing</w:t>
      </w:r>
    </w:p>
    <w:p w14:paraId="34172D01" w14:textId="18564685" w:rsidR="00AF49C8" w:rsidRPr="00AF49C8" w:rsidRDefault="00400C78" w:rsidP="00AF49C8">
      <w:pPr>
        <w:pStyle w:val="ListParagraph"/>
        <w:numPr>
          <w:ilvl w:val="0"/>
          <w:numId w:val="3"/>
        </w:numPr>
        <w:ind w:leftChars="0"/>
        <w:jc w:val="left"/>
        <w:rPr>
          <w:rFonts w:eastAsiaTheme="minorHAnsi"/>
          <w:lang w:val="en-JP"/>
        </w:rPr>
      </w:pPr>
      <w:r w:rsidRPr="00400C78">
        <w:rPr>
          <w:rFonts w:eastAsiaTheme="minorHAnsi"/>
          <w:lang w:val="en-JP"/>
        </w:rPr>
        <w:lastRenderedPageBreak/>
        <w:t>After completing the calculation, write the target object, spacecraft name, number of flybys, maximum electron density, scale height, and maximum and minimum values of H I G specified in 3. in tools/python_Jovian_radio_occultation/occultaion_range_calc.py</w:t>
      </w:r>
      <w:r>
        <w:rPr>
          <w:rFonts w:eastAsiaTheme="minorHAnsi"/>
          <w:lang w:val="en-JP"/>
        </w:rPr>
        <w:t xml:space="preserve"> and run.</w:t>
      </w:r>
      <w:r w:rsidRPr="00AF49C8">
        <w:rPr>
          <w:rFonts w:eastAsiaTheme="minorHAnsi"/>
          <w:lang w:val="en-JP"/>
        </w:rPr>
        <w:t xml:space="preserve"> </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164824BF" w:rsidR="00BC3730" w:rsidRDefault="00400C78" w:rsidP="00EF2379">
      <w:pPr>
        <w:pStyle w:val="ListParagraph"/>
        <w:numPr>
          <w:ilvl w:val="0"/>
          <w:numId w:val="3"/>
        </w:numPr>
        <w:ind w:leftChars="0"/>
        <w:jc w:val="left"/>
        <w:rPr>
          <w:rFonts w:eastAsiaTheme="minorHAnsi"/>
          <w:lang w:val="en-JP"/>
        </w:rPr>
      </w:pPr>
      <w:r w:rsidRPr="00400C78">
        <w:rPr>
          <w:rFonts w:eastAsiaTheme="minorHAnsi"/>
          <w:lang w:val="en-JP"/>
        </w:rPr>
        <w:t>If the message "Start position need to be far from moon" is displayed, the starting position of the ray tracing is too close to the celestial body, so decrease the value of SX and rerun.</w:t>
      </w:r>
    </w:p>
    <w:p w14:paraId="4842D558" w14:textId="007DCF3E" w:rsidR="008E2D7B" w:rsidRPr="008E2D7B" w:rsidRDefault="00400C78" w:rsidP="008E2D7B">
      <w:pPr>
        <w:pStyle w:val="ListParagraph"/>
        <w:numPr>
          <w:ilvl w:val="0"/>
          <w:numId w:val="3"/>
        </w:numPr>
        <w:ind w:leftChars="0"/>
        <w:jc w:val="left"/>
        <w:rPr>
          <w:rFonts w:eastAsiaTheme="minorHAnsi"/>
          <w:lang w:val="en-JP"/>
        </w:rPr>
      </w:pPr>
      <w:r w:rsidRPr="00400C78">
        <w:rPr>
          <w:rFonts w:eastAsiaTheme="minorHAnsi"/>
          <w:lang w:val="en-JP"/>
        </w:rPr>
        <w:t>The highest and lowest altitudes at each frequency are output, so refer to the output results and specify the range of HIG and FREQ for statements in icymoon_raytracing/raytrace.tohoku/src/rtc/testing/mkray3.sh and run it.</w:t>
      </w:r>
      <w:r w:rsidR="008E2D7B">
        <w:rPr>
          <w:rFonts w:eastAsiaTheme="minorHAnsi"/>
        </w:rPr>
        <w:t xml:space="preserve"> </w:t>
      </w:r>
      <w:r w:rsidR="008E2D7B" w:rsidRPr="008E2D7B">
        <w:rPr>
          <w:rFonts w:eastAsiaTheme="minorHAnsi"/>
        </w:rPr>
        <w:t xml:space="preserve">. / </w:t>
      </w:r>
      <w:proofErr w:type="gramStart"/>
      <w:r w:rsidR="008E2D7B" w:rsidRPr="008E2D7B">
        <w:rPr>
          <w:rFonts w:eastAsiaTheme="minorHAnsi"/>
        </w:rPr>
        <w:t>python</w:t>
      </w:r>
      <w:proofErr w:type="gramEnd"/>
      <w:r w:rsidR="008E2D7B" w:rsidRPr="008E2D7B">
        <w:rPr>
          <w:rFonts w:eastAsiaTheme="minorHAnsi"/>
        </w:rPr>
        <w:t>_for_yasudaetal2022 /tracing_range_'spacecraft_name'_'celestial_name'_'flyby_number'_flybys/para_'maximum_electron_density'_'scale_height'.csv' outputs the altitude range for which the calculation is required.</w:t>
      </w:r>
    </w:p>
    <w:p w14:paraId="78AD39FF" w14:textId="5F14B1BB" w:rsidR="005E55F8" w:rsidRPr="009D0C0A" w:rsidRDefault="008E2D7B" w:rsidP="009D0C0A">
      <w:pPr>
        <w:pStyle w:val="ListParagraph"/>
        <w:numPr>
          <w:ilvl w:val="0"/>
          <w:numId w:val="3"/>
        </w:numPr>
        <w:ind w:leftChars="0"/>
        <w:jc w:val="left"/>
        <w:rPr>
          <w:rFonts w:eastAsiaTheme="minorHAnsi" w:hint="eastAsia"/>
          <w:lang w:val="en-JP"/>
        </w:rPr>
      </w:pPr>
      <w:r w:rsidRPr="008E2D7B">
        <w:rPr>
          <w:rFonts w:eastAsiaTheme="minorHAnsi"/>
          <w:lang w:val="en-JP"/>
        </w:rPr>
        <w:t>Write the target object, probe name, number of flybys, maximum electron density, and scale height in tools/python_Jovian_radio_occultation/detectable_radio_check.py and run it. The result returns result_for_yasudaetal2022/raytracing_'object_name'_results/'object_name'_'maximum_electron_density'_'scale_height'/Interpolated_'object_name'_'probe_name'_'number_of_flybys'_'maximum_electron_density'_' Scale height'_dectable_radio_data.txt'</w:t>
      </w:r>
      <w:r>
        <w:rPr>
          <w:rFonts w:eastAsiaTheme="minorHAnsi"/>
        </w:rPr>
        <w:t>.</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2BDA57A" w14:textId="1956EA16" w:rsidR="005E55F8" w:rsidRPr="008E2D7B" w:rsidRDefault="008E2D7B" w:rsidP="00583267">
      <w:pPr>
        <w:pStyle w:val="ListParagraph"/>
        <w:numPr>
          <w:ilvl w:val="0"/>
          <w:numId w:val="4"/>
        </w:numPr>
        <w:ind w:leftChars="0"/>
        <w:jc w:val="left"/>
        <w:rPr>
          <w:rFonts w:eastAsiaTheme="minorHAnsi"/>
          <w:lang w:val="en-JP"/>
        </w:rPr>
      </w:pPr>
      <w:r>
        <w:rPr>
          <w:rFonts w:eastAsiaTheme="minorHAnsi"/>
          <w:lang w:val="en-JP"/>
        </w:rPr>
        <w:t>W</w:t>
      </w:r>
      <w:r w:rsidRPr="008E2D7B">
        <w:rPr>
          <w:rFonts w:eastAsiaTheme="minorHAnsi"/>
          <w:lang w:val="en-JP"/>
        </w:rPr>
        <w:t xml:space="preserve">rite the target object, spacecraft name, number of flybys, maximum electron density, scale height, and how many times the background noise should be </w:t>
      </w:r>
      <w:r w:rsidRPr="008E2D7B">
        <w:rPr>
          <w:rFonts w:eastAsiaTheme="minorHAnsi"/>
          <w:lang w:val="en-JP"/>
        </w:rPr>
        <w:lastRenderedPageBreak/>
        <w:t>thresholded in the tools/ python_Jovian_radio_occultation/plot_f-t_2.py and run.</w:t>
      </w:r>
      <w:r w:rsidR="0050086C">
        <w:rPr>
          <w:rFonts w:eastAsiaTheme="minorHAnsi"/>
          <w:noProof/>
          <w:color w:val="000000" w:themeColor="text1"/>
          <w:lang w:val="ja-JP"/>
        </w:rPr>
        <w:drawing>
          <wp:inline distT="0" distB="0" distL="0" distR="0" wp14:anchorId="655CF541" wp14:editId="3852DEED">
            <wp:extent cx="5400040" cy="2082165"/>
            <wp:effectExtent l="0" t="0" r="0" b="635"/>
            <wp:docPr id="46583354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3546" name="Picture 1" descr="A computer screen shot of a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2082165"/>
                    </a:xfrm>
                    <a:prstGeom prst="rect">
                      <a:avLst/>
                    </a:prstGeom>
                  </pic:spPr>
                </pic:pic>
              </a:graphicData>
            </a:graphic>
          </wp:inline>
        </w:drawing>
      </w:r>
    </w:p>
    <w:p w14:paraId="024481E9" w14:textId="45F36482" w:rsidR="00E566C0" w:rsidRDefault="00DC133B" w:rsidP="00EF312C">
      <w:pPr>
        <w:pStyle w:val="ListParagraph"/>
        <w:numPr>
          <w:ilvl w:val="1"/>
          <w:numId w:val="6"/>
        </w:numPr>
        <w:ind w:leftChars="0"/>
        <w:jc w:val="left"/>
        <w:rPr>
          <w:rFonts w:eastAsiaTheme="minorHAnsi"/>
          <w:lang w:val="en-JP"/>
        </w:rPr>
      </w:pPr>
      <w:r w:rsidRPr="00DC133B">
        <w:rPr>
          <w:rFonts w:eastAsiaTheme="minorHAnsi"/>
          <w:lang w:val="en-JP"/>
        </w:rPr>
        <w:t xml:space="preserve">Three f-t diagrams (full, ingress. Egress) are stored in  </w:t>
      </w:r>
      <w:r>
        <w:rPr>
          <w:rFonts w:eastAsiaTheme="minorHAnsi"/>
          <w:lang w:val="en-JP"/>
        </w:rPr>
        <w:t xml:space="preserve"> </w:t>
      </w:r>
      <w:r w:rsidRPr="00DC133B">
        <w:rPr>
          <w:rFonts w:eastAsiaTheme="minorHAnsi"/>
          <w:lang w:val="en-JP"/>
        </w:rPr>
        <w:t>'...</w:t>
      </w:r>
      <w:r>
        <w:rPr>
          <w:rFonts w:eastAsiaTheme="minorHAnsi"/>
          <w:lang w:val="en-JP"/>
        </w:rPr>
        <w:t xml:space="preserve"> </w:t>
      </w:r>
      <w:r w:rsidRPr="00DC133B">
        <w:rPr>
          <w:rFonts w:eastAsiaTheme="minorHAnsi"/>
          <w:lang w:val="en-JP"/>
        </w:rPr>
        <w:t>/result_for_yasudaetal2022/raytracing_'+cosm name+'_results/' +cosm name+'_'+maximum electron density+'_'+scale height+'/ and '. /result_for_yasudaetal2022/f-t_plot_'+probe_name+'_'+cosm name+'_'+number of flybys+'_flyby/radio_boundary_intensity_="magnitude of noise to threshold "dB</w:t>
      </w:r>
    </w:p>
    <w:p w14:paraId="6E155A2B" w14:textId="19A8075D" w:rsidR="00DC133B" w:rsidRDefault="00DC133B" w:rsidP="00EF312C">
      <w:pPr>
        <w:pStyle w:val="ListParagraph"/>
        <w:numPr>
          <w:ilvl w:val="1"/>
          <w:numId w:val="6"/>
        </w:numPr>
        <w:ind w:leftChars="0"/>
        <w:jc w:val="left"/>
        <w:rPr>
          <w:rFonts w:eastAsiaTheme="minorHAnsi"/>
          <w:color w:val="000000" w:themeColor="text1"/>
          <w:lang w:val="en-JP"/>
        </w:rPr>
      </w:pPr>
      <w:r w:rsidRPr="00DC133B">
        <w:rPr>
          <w:rFonts w:eastAsiaTheme="minorHAnsi"/>
          <w:color w:val="000000" w:themeColor="text1"/>
          <w:lang w:val="en-JP"/>
        </w:rPr>
        <w:t>An array examining the timing of exceeding the threshold value from the radio data at each of ingress and egress, as in '.../result_for_yasudaetal2022/radio_data_occultation_timing_' + spacecraft name + '_'+ celestial name + '_'+ number of flybys '_flyby/'+ celestial name + '_'+ "threshold noise factor" dB + '_ingress_time _data.txt', is stored for each frequency.</w:t>
      </w:r>
    </w:p>
    <w:p w14:paraId="711F500E" w14:textId="51FECFCE" w:rsidR="00EF312C" w:rsidRPr="000C6770" w:rsidRDefault="00C72A19" w:rsidP="000C6770">
      <w:pPr>
        <w:pStyle w:val="ListParagraph"/>
        <w:numPr>
          <w:ilvl w:val="1"/>
          <w:numId w:val="6"/>
        </w:numPr>
        <w:ind w:leftChars="0"/>
        <w:jc w:val="left"/>
        <w:rPr>
          <w:rFonts w:eastAsiaTheme="minorHAnsi"/>
          <w:lang w:val="en-JP"/>
        </w:rPr>
      </w:pPr>
      <w:r w:rsidRPr="00C72A19">
        <w:rPr>
          <w:rFonts w:eastAsiaTheme="minorHAnsi"/>
          <w:lang w:val="en-JP"/>
        </w:rPr>
        <w:t>The estimated occultation start and end times in ray tracing are stored for each frequency in '... /result_for_yasudaetal2022/raytracing_occultation_timing_' + spacecraft name +'_'+ celestial name +'_'+ flyby number +'_flyby/interpolated_' + spacecraft name +'_'+ celestial name +'_'+ flyby number+'_'+maximum electron density+'_'+scale height+'_ingress_time_list.txt'</w:t>
      </w:r>
    </w:p>
    <w:p w14:paraId="466E4272" w14:textId="396134D6" w:rsidR="00361CE7" w:rsidRPr="00C72A19" w:rsidRDefault="00C72A19" w:rsidP="00C72A19">
      <w:pPr>
        <w:pStyle w:val="ListParagraph"/>
        <w:numPr>
          <w:ilvl w:val="1"/>
          <w:numId w:val="6"/>
        </w:numPr>
        <w:ind w:leftChars="0"/>
        <w:jc w:val="left"/>
        <w:rPr>
          <w:rFonts w:eastAsiaTheme="minorHAnsi"/>
          <w:lang w:val="en-JP"/>
        </w:rPr>
      </w:pPr>
      <w:r w:rsidRPr="00C72A19">
        <w:rPr>
          <w:rFonts w:eastAsiaTheme="minorHAnsi"/>
          <w:lang w:val="en-JP"/>
        </w:rPr>
        <w:t>The difference between the occultation start and end times of ray tracings and observations is stored in '... /result_for_yasudaetal2022/radio_raytracing_occultation_timing_def_' + spacecraft name +'_'+ celestial name +'_'+ flyby number +'_flyby_radioint_"threshold noise multiplier "dB +'/ interpolated_'+source_name+'_'+max_electron_density+'_'+scale_height+'</w:t>
      </w:r>
      <w:r w:rsidRPr="00C72A19">
        <w:rPr>
          <w:rFonts w:eastAsiaTheme="minorHAnsi"/>
          <w:lang w:val="en-JP"/>
        </w:rPr>
        <w:lastRenderedPageBreak/>
        <w:t>_ingress_defference_time_'+radio_type_(A~D)+'_' multiplier_of_noise_to_threshold Magnification "dB.txt', calculated for each frequency.</w:t>
      </w:r>
      <w:r w:rsidR="000C6770" w:rsidRPr="00C72A19">
        <w:rPr>
          <w:rFonts w:eastAsiaTheme="minorHAnsi"/>
          <w:lang w:val="en-JP"/>
        </w:rPr>
        <w:t xml:space="preserve"> </w:t>
      </w:r>
    </w:p>
    <w:p w14:paraId="5B20ED29" w14:textId="60A9E112" w:rsidR="005E258B" w:rsidRDefault="005E258B" w:rsidP="009D6296">
      <w:pPr>
        <w:pStyle w:val="ListParagraph"/>
        <w:numPr>
          <w:ilvl w:val="0"/>
          <w:numId w:val="6"/>
        </w:numPr>
        <w:ind w:leftChars="0"/>
        <w:jc w:val="left"/>
        <w:rPr>
          <w:rFonts w:eastAsiaTheme="minorHAnsi"/>
          <w:lang w:val="en-JP"/>
        </w:rPr>
      </w:pPr>
      <w:r w:rsidRPr="005E258B">
        <w:rPr>
          <w:rFonts w:eastAsiaTheme="minorHAnsi"/>
          <w:lang w:val="en-JP"/>
        </w:rPr>
        <w:t xml:space="preserve">Write the name of the object, the name of the spacecraft, the number of flybys, the frequency range to be examined, the radio wave strength at the threshold, the start or end of occultation (ingress or egress), and the type of radio wave (A~D) in </w:t>
      </w:r>
      <w:r w:rsidRPr="005C62A9">
        <w:rPr>
          <w:rFonts w:eastAsiaTheme="minorHAnsi"/>
          <w:lang w:val="en-JP"/>
        </w:rPr>
        <w:t>tools/</w:t>
      </w:r>
      <w:r w:rsidRPr="00FD5FF1">
        <w:rPr>
          <w:rFonts w:eastAsiaTheme="minorHAnsi"/>
          <w:lang w:val="en-JP"/>
        </w:rPr>
        <w:t xml:space="preserve"> </w:t>
      </w:r>
      <w:r w:rsidRPr="009F76BE">
        <w:rPr>
          <w:rFonts w:eastAsiaTheme="minorHAnsi"/>
          <w:lang w:val="en-JP"/>
        </w:rPr>
        <w:t>python_Jovian_radio_occultation</w:t>
      </w:r>
      <w:r w:rsidRPr="007B2EC2">
        <w:rPr>
          <w:rFonts w:eastAsiaTheme="minorHAnsi"/>
          <w:lang w:val="en-JP"/>
        </w:rPr>
        <w:t xml:space="preserve"> /</w:t>
      </w:r>
      <w:r w:rsidRPr="003F0C56">
        <w:rPr>
          <w:rFonts w:eastAsiaTheme="minorHAnsi"/>
          <w:lang w:val="en-JP"/>
        </w:rPr>
        <w:t>evaluate_ft</w:t>
      </w:r>
      <w:r w:rsidRPr="000C6770">
        <w:rPr>
          <w:rFonts w:eastAsiaTheme="minorHAnsi"/>
          <w:lang w:val="en-JP"/>
        </w:rPr>
        <w:t>_2</w:t>
      </w:r>
      <w:r w:rsidRPr="003F0C56">
        <w:rPr>
          <w:rFonts w:eastAsiaTheme="minorHAnsi"/>
          <w:lang w:val="en-JP"/>
        </w:rPr>
        <w:t>.py</w:t>
      </w:r>
      <w:r w:rsidRPr="005E258B">
        <w:rPr>
          <w:rFonts w:eastAsiaTheme="minorHAnsi"/>
          <w:lang w:val="en-JP"/>
        </w:rPr>
        <w:t xml:space="preserve"> and run the simulation.</w:t>
      </w:r>
    </w:p>
    <w:p w14:paraId="4AD5379C" w14:textId="2CEEF24C" w:rsidR="00EF4E69" w:rsidRPr="001032D8" w:rsidRDefault="005E258B" w:rsidP="009D6296">
      <w:pPr>
        <w:pStyle w:val="ListParagraph"/>
        <w:numPr>
          <w:ilvl w:val="0"/>
          <w:numId w:val="6"/>
        </w:numPr>
        <w:ind w:leftChars="0"/>
        <w:jc w:val="left"/>
        <w:rPr>
          <w:rFonts w:eastAsiaTheme="minorHAnsi"/>
          <w:lang w:val="en-JP"/>
        </w:rPr>
      </w:pPr>
      <w:r w:rsidRPr="005E258B">
        <w:rPr>
          <w:rFonts w:eastAsiaTheme="minorHAnsi" w:cs="Menlo"/>
          <w:color w:val="000000" w:themeColor="text1"/>
          <w:kern w:val="0"/>
          <w:szCs w:val="21"/>
          <w:lang w:val="en-JP"/>
        </w:rPr>
        <w:t>Based on the ray tracing results so far, which electron density distribution fits the observation well, the results are output as a figure and text. The output will be sent to '... /result_for_yasudaetal2022/evaluate_f-t_diagram_plot_' + spacecraft name + '_' + object name + '_' + flyby number + '_flyby_radioint_' + "noise factor to threshold" dB</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2B7B963F" w14:textId="3C3E2AC0" w:rsidR="00D225F6" w:rsidRDefault="00D225F6" w:rsidP="00D225F6">
      <w:pPr>
        <w:jc w:val="center"/>
        <w:rPr>
          <w:rFonts w:asciiTheme="majorHAnsi" w:eastAsiaTheme="majorHAnsi" w:hAnsiTheme="majorHAnsi"/>
        </w:rPr>
      </w:pPr>
      <w:r>
        <w:br w:type="page"/>
      </w:r>
      <w:r>
        <w:rPr>
          <w:rFonts w:asciiTheme="majorHAnsi" w:eastAsiaTheme="majorHAnsi" w:hAnsiTheme="majorHAnsi" w:hint="eastAsia"/>
        </w:rPr>
        <w:lastRenderedPageBreak/>
        <w:t>❸</w:t>
      </w:r>
      <w:r w:rsidR="005E258B" w:rsidRPr="005E258B">
        <w:rPr>
          <w:rFonts w:asciiTheme="majorHAnsi" w:eastAsiaTheme="majorHAnsi" w:hAnsiTheme="majorHAnsi"/>
        </w:rPr>
        <w:t>Method for plotting the locations of occultation observations</w:t>
      </w:r>
    </w:p>
    <w:p w14:paraId="64295242" w14:textId="007BCEB7" w:rsidR="00BE4EDC" w:rsidRPr="005E258B" w:rsidRDefault="005E258B" w:rsidP="005E258B">
      <w:pPr>
        <w:pStyle w:val="ListParagraph"/>
        <w:numPr>
          <w:ilvl w:val="0"/>
          <w:numId w:val="14"/>
        </w:numPr>
        <w:ind w:leftChars="0"/>
        <w:jc w:val="left"/>
        <w:rPr>
          <w:rFonts w:asciiTheme="minorEastAsia" w:hAnsiTheme="minorEastAsia"/>
        </w:rPr>
      </w:pPr>
      <w:r w:rsidRPr="005E258B">
        <w:rPr>
          <w:rFonts w:asciiTheme="minorEastAsia" w:hAnsiTheme="minorEastAsia"/>
        </w:rPr>
        <w:t>Obtain position data of the spacecraft and the Moon as seen from the center of Jupiter in the lunar system coordinates during the time period used in the observation.</w:t>
      </w:r>
      <w:r w:rsidR="00C20916" w:rsidRPr="005E258B">
        <w:rPr>
          <w:rFonts w:asciiTheme="minorEastAsia" w:hAnsiTheme="minorEastAsia" w:hint="eastAsia"/>
        </w:rPr>
        <w:t>（</w:t>
      </w:r>
      <w:r>
        <w:rPr>
          <w:rFonts w:asciiTheme="minorEastAsia" w:hAnsiTheme="minorEastAsia"/>
        </w:rPr>
        <w:t xml:space="preserve">from </w:t>
      </w:r>
      <w:hyperlink r:id="rId19" w:history="1">
        <w:r w:rsidRPr="0006257C">
          <w:rPr>
            <w:rStyle w:val="Hyperlink"/>
            <w:rFonts w:asciiTheme="minorEastAsia" w:hAnsiTheme="minorEastAsia"/>
          </w:rPr>
          <w:t>https://wgc2.jpl.nasa.gov:8443/webgeocalc/#StateVector</w:t>
        </w:r>
      </w:hyperlink>
      <w:r w:rsidR="00C20916" w:rsidRPr="005E258B">
        <w:rPr>
          <w:rFonts w:asciiTheme="minorEastAsia" w:hAnsiTheme="minorEastAsia" w:hint="eastAsia"/>
        </w:rPr>
        <w:t>）</w:t>
      </w:r>
    </w:p>
    <w:p w14:paraId="51EAC054" w14:textId="0DEF87EB" w:rsidR="00C20916" w:rsidRDefault="00C20916" w:rsidP="00C20916">
      <w:pPr>
        <w:pStyle w:val="ListParagraph"/>
        <w:ind w:leftChars="0" w:left="720"/>
        <w:jc w:val="left"/>
        <w:rPr>
          <w:rFonts w:asciiTheme="minorEastAsia" w:hAnsiTheme="minorEastAsia"/>
        </w:rPr>
      </w:pPr>
      <w:r w:rsidRPr="00C20916">
        <w:rPr>
          <w:rFonts w:asciiTheme="minorEastAsia" w:hAnsiTheme="minorEastAsia"/>
          <w:noProof/>
        </w:rPr>
        <w:drawing>
          <wp:inline distT="0" distB="0" distL="0" distR="0" wp14:anchorId="393DE956" wp14:editId="618089C6">
            <wp:extent cx="4540102" cy="2158409"/>
            <wp:effectExtent l="0" t="0" r="0" b="635"/>
            <wp:docPr id="11" name="Picture 1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 table&#10;&#10;Description automatically generated"/>
                    <pic:cNvPicPr/>
                  </pic:nvPicPr>
                  <pic:blipFill rotWithShape="1">
                    <a:blip r:embed="rId20"/>
                    <a:srcRect r="3395" b="46855"/>
                    <a:stretch/>
                  </pic:blipFill>
                  <pic:spPr bwMode="auto">
                    <a:xfrm>
                      <a:off x="0" y="0"/>
                      <a:ext cx="4552508" cy="2164307"/>
                    </a:xfrm>
                    <a:prstGeom prst="rect">
                      <a:avLst/>
                    </a:prstGeom>
                    <a:ln>
                      <a:noFill/>
                    </a:ln>
                    <a:extLst>
                      <a:ext uri="{53640926-AAD7-44D8-BBD7-CCE9431645EC}">
                        <a14:shadowObscured xmlns:a14="http://schemas.microsoft.com/office/drawing/2010/main"/>
                      </a:ext>
                    </a:extLst>
                  </pic:spPr>
                </pic:pic>
              </a:graphicData>
            </a:graphic>
          </wp:inline>
        </w:drawing>
      </w:r>
    </w:p>
    <w:p w14:paraId="3EE64DB1" w14:textId="5029637E" w:rsidR="00C20916" w:rsidRPr="00D87C60" w:rsidRDefault="005E258B" w:rsidP="00D87C60">
      <w:pPr>
        <w:pStyle w:val="ListParagraph"/>
        <w:ind w:leftChars="0" w:left="720"/>
        <w:jc w:val="left"/>
        <w:rPr>
          <w:rFonts w:asciiTheme="minorEastAsia" w:hAnsiTheme="minorEastAsia"/>
        </w:rPr>
      </w:pPr>
      <w:r w:rsidRPr="005E258B">
        <w:rPr>
          <w:rFonts w:asciiTheme="minorEastAsia" w:hAnsiTheme="minorEastAsia"/>
        </w:rPr>
        <w:t>Time ranges and time steps are based on the simulation.</w:t>
      </w:r>
      <w:r w:rsidR="00514AA3">
        <w:rPr>
          <w:rFonts w:asciiTheme="minorEastAsia" w:hAnsiTheme="minorEastAsia" w:hint="eastAsia"/>
        </w:rPr>
        <w:t>（</w:t>
      </w:r>
      <w:r w:rsidR="00D87C60" w:rsidRPr="00D87C60">
        <w:rPr>
          <w:rFonts w:asciiTheme="minorEastAsia" w:hAnsiTheme="minorEastAsia"/>
        </w:rPr>
        <w:t>/Users/yasudarikuto/research/icymoon_raytracing/tools/</w:t>
      </w:r>
      <w:proofErr w:type="gramStart"/>
      <w:r w:rsidR="00D87C60" w:rsidRPr="00D87C60">
        <w:rPr>
          <w:rFonts w:asciiTheme="minorEastAsia" w:hAnsiTheme="minorEastAsia"/>
        </w:rPr>
        <w:t>r</w:t>
      </w:r>
      <w:proofErr w:type="gramEnd"/>
      <w:r w:rsidR="00D87C60" w:rsidRPr="00D87C60">
        <w:rPr>
          <w:rFonts w:asciiTheme="minorEastAsia" w:hAnsiTheme="minorEastAsia"/>
        </w:rPr>
        <w:t>esult_for_yasudaetal2022/occultation_flyby_list.csv</w:t>
      </w:r>
      <w:r w:rsidR="00D87C60">
        <w:rPr>
          <w:rFonts w:asciiTheme="minorEastAsia" w:hAnsiTheme="minorEastAsia"/>
        </w:rPr>
        <w:t>）</w:t>
      </w:r>
    </w:p>
    <w:p w14:paraId="1BC07CBC" w14:textId="29C8B71C" w:rsidR="00A859D0" w:rsidRDefault="00BF5556" w:rsidP="00025DE1">
      <w:pPr>
        <w:pStyle w:val="ListParagraph"/>
        <w:numPr>
          <w:ilvl w:val="0"/>
          <w:numId w:val="14"/>
        </w:numPr>
        <w:ind w:leftChars="0"/>
        <w:jc w:val="left"/>
        <w:rPr>
          <w:rFonts w:asciiTheme="minorEastAsia" w:hAnsiTheme="minorEastAsia"/>
        </w:rPr>
      </w:pPr>
      <w:r>
        <w:rPr>
          <w:rFonts w:asciiTheme="minorEastAsia" w:hAnsiTheme="minorEastAsia"/>
        </w:rPr>
        <w:t xml:space="preserve">Stored in </w:t>
      </w:r>
      <w:r w:rsidR="00A859D0" w:rsidRPr="000212B0">
        <w:rPr>
          <w:rFonts w:asciiTheme="minorEastAsia" w:hAnsiTheme="minorEastAsia"/>
        </w:rPr>
        <w:t>/Users/yasudarikuto/research/icymoon_raytracing/tools/</w:t>
      </w:r>
      <w:proofErr w:type="gramStart"/>
      <w:r w:rsidR="00A859D0" w:rsidRPr="000212B0">
        <w:rPr>
          <w:rFonts w:asciiTheme="minorEastAsia" w:hAnsiTheme="minorEastAsia"/>
        </w:rPr>
        <w:t>r</w:t>
      </w:r>
      <w:proofErr w:type="gramEnd"/>
      <w:r w:rsidR="00A859D0" w:rsidRPr="000212B0">
        <w:rPr>
          <w:rFonts w:asciiTheme="minorEastAsia" w:hAnsiTheme="minorEastAsia"/>
        </w:rPr>
        <w:t>esult_for_yasudaetal2022/ephemeris_for_coordinate_transformation/moon</w:t>
      </w:r>
      <w:r w:rsidR="00A859D0" w:rsidRPr="000212B0">
        <w:rPr>
          <w:rFonts w:asciiTheme="minorEastAsia" w:hAnsiTheme="minorEastAsia" w:hint="eastAsia"/>
        </w:rPr>
        <w:t xml:space="preserve">　o</w:t>
      </w:r>
      <w:r w:rsidR="00A859D0" w:rsidRPr="000212B0">
        <w:rPr>
          <w:rFonts w:asciiTheme="minorEastAsia" w:hAnsiTheme="minorEastAsia"/>
        </w:rPr>
        <w:t>r  spacecraft</w:t>
      </w:r>
    </w:p>
    <w:p w14:paraId="4EE1B8C9" w14:textId="19AE84C4" w:rsidR="002B2C7B" w:rsidRDefault="00BF5556" w:rsidP="002B2C7B">
      <w:pPr>
        <w:pStyle w:val="ListParagraph"/>
        <w:numPr>
          <w:ilvl w:val="0"/>
          <w:numId w:val="14"/>
        </w:numPr>
        <w:ind w:leftChars="0"/>
        <w:jc w:val="left"/>
        <w:rPr>
          <w:rFonts w:asciiTheme="minorEastAsia" w:hAnsiTheme="minorEastAsia"/>
        </w:rPr>
      </w:pPr>
      <w:r>
        <w:rPr>
          <w:rFonts w:asciiTheme="minorEastAsia" w:hAnsiTheme="minorEastAsia"/>
        </w:rPr>
        <w:t xml:space="preserve">Write the file name in </w:t>
      </w:r>
      <w:proofErr w:type="gramStart"/>
      <w:r w:rsidR="00D87C60" w:rsidRPr="00D87C60">
        <w:rPr>
          <w:rFonts w:asciiTheme="minorEastAsia" w:hAnsiTheme="minorEastAsia"/>
        </w:rPr>
        <w:t>/Users/yasudarikuto/research/icymoon_raytracing/tools/result_for_yasudaetal2022/occultation_flyby_list.csv</w:t>
      </w:r>
      <w:proofErr w:type="gramEnd"/>
    </w:p>
    <w:p w14:paraId="28D70264" w14:textId="77777777" w:rsidR="00AB1C60" w:rsidRDefault="00260842" w:rsidP="00BF5556">
      <w:pPr>
        <w:pStyle w:val="ListParagraph"/>
        <w:ind w:leftChars="0" w:left="720"/>
        <w:jc w:val="left"/>
        <w:rPr>
          <w:rFonts w:asciiTheme="minorEastAsia" w:hAnsiTheme="minorEastAsia"/>
        </w:rPr>
      </w:pPr>
      <w:r>
        <w:rPr>
          <w:rFonts w:hint="eastAsia"/>
          <w:noProof/>
        </w:rPr>
        <mc:AlternateContent>
          <mc:Choice Requires="wps">
            <w:drawing>
              <wp:anchor distT="0" distB="0" distL="114300" distR="114300" simplePos="0" relativeHeight="251658253" behindDoc="0" locked="0" layoutInCell="1" allowOverlap="1" wp14:anchorId="1155EA6D" wp14:editId="564D58EE">
                <wp:simplePos x="0" y="0"/>
                <wp:positionH relativeFrom="column">
                  <wp:posOffset>2130898</wp:posOffset>
                </wp:positionH>
                <wp:positionV relativeFrom="paragraph">
                  <wp:posOffset>164288</wp:posOffset>
                </wp:positionV>
                <wp:extent cx="1903227" cy="584790"/>
                <wp:effectExtent l="0" t="0" r="14605" b="12700"/>
                <wp:wrapNone/>
                <wp:docPr id="25" name="Rounded Rectangle 25"/>
                <wp:cNvGraphicFramePr/>
                <a:graphic xmlns:a="http://schemas.openxmlformats.org/drawingml/2006/main">
                  <a:graphicData uri="http://schemas.microsoft.com/office/word/2010/wordprocessingShape">
                    <wps:wsp>
                      <wps:cNvSpPr/>
                      <wps:spPr>
                        <a:xfrm>
                          <a:off x="0" y="0"/>
                          <a:ext cx="1903227" cy="58479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552BC2ED" id="Rounded Rectangle 25" o:spid="_x0000_s1026" style="position:absolute;margin-left:167.8pt;margin-top:12.95pt;width:149.85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" filled="f" strokecolor="#1f3763 [1604]" strokeweight="1pt">
                <v:stroke joinstyle="miter"/>
              </v:roundrect>
            </w:pict>
          </mc:Fallback>
        </mc:AlternateContent>
      </w:r>
      <w:r>
        <w:rPr>
          <w:rFonts w:hint="eastAsia"/>
          <w:noProof/>
        </w:rPr>
        <mc:AlternateContent>
          <mc:Choice Requires="wps">
            <w:drawing>
              <wp:anchor distT="0" distB="0" distL="114300" distR="114300" simplePos="0" relativeHeight="251658252" behindDoc="0" locked="0" layoutInCell="1" allowOverlap="1" wp14:anchorId="70DEC34C" wp14:editId="7CDC6669">
                <wp:simplePos x="0" y="0"/>
                <wp:positionH relativeFrom="column">
                  <wp:posOffset>3949065</wp:posOffset>
                </wp:positionH>
                <wp:positionV relativeFrom="paragraph">
                  <wp:posOffset>100492</wp:posOffset>
                </wp:positionV>
                <wp:extent cx="531628" cy="202019"/>
                <wp:effectExtent l="25400" t="0" r="14605" b="39370"/>
                <wp:wrapNone/>
                <wp:docPr id="24" name="Straight Arrow Connector 24"/>
                <wp:cNvGraphicFramePr/>
                <a:graphic xmlns:a="http://schemas.openxmlformats.org/drawingml/2006/main">
                  <a:graphicData uri="http://schemas.microsoft.com/office/word/2010/wordprocessingShape">
                    <wps:wsp>
                      <wps:cNvCnPr/>
                      <wps:spPr>
                        <a:xfrm flipH="1">
                          <a:off x="0" y="0"/>
                          <a:ext cx="531628" cy="20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7B8FE9D8" id="_x0000_t32" coordsize="21600,21600" o:spt="32" o:oned="t" path="m,l21600,21600e" filled="f">
                <v:path arrowok="t" fillok="f" o:connecttype="none"/>
                <o:lock v:ext="edit" shapetype="t"/>
              </v:shapetype>
              <v:shape id="Straight Arrow Connector 24" o:spid="_x0000_s1026" type="#_x0000_t32" style="position:absolute;margin-left:310.95pt;margin-top:7.9pt;width:41.85pt;height:15.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" strokecolor="red" strokeweight=".5pt">
                <v:stroke endarrow="block" joinstyle="miter"/>
              </v:shape>
            </w:pict>
          </mc:Fallback>
        </mc:AlternateContent>
      </w:r>
      <w:r>
        <w:rPr>
          <w:rFonts w:hint="eastAsia"/>
          <w:noProof/>
        </w:rPr>
        <w:drawing>
          <wp:inline distT="0" distB="0" distL="0" distR="0" wp14:anchorId="04FED071" wp14:editId="591F82AE">
            <wp:extent cx="3635035" cy="7207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32685"/>
                    <a:stretch/>
                  </pic:blipFill>
                  <pic:spPr bwMode="auto">
                    <a:xfrm>
                      <a:off x="0" y="0"/>
                      <a:ext cx="3635035" cy="720725"/>
                    </a:xfrm>
                    <a:prstGeom prst="rect">
                      <a:avLst/>
                    </a:prstGeom>
                    <a:ln>
                      <a:noFill/>
                    </a:ln>
                    <a:extLst>
                      <a:ext uri="{53640926-AAD7-44D8-BBD7-CCE9431645EC}">
                        <a14:shadowObscured xmlns:a14="http://schemas.microsoft.com/office/drawing/2010/main"/>
                      </a:ext>
                    </a:extLst>
                  </pic:spPr>
                </pic:pic>
              </a:graphicData>
            </a:graphic>
          </wp:inline>
        </w:drawing>
      </w:r>
    </w:p>
    <w:p w14:paraId="0B1B2838" w14:textId="5ADB2392" w:rsidR="00BF5556" w:rsidRDefault="00BF5556" w:rsidP="00BF5556">
      <w:pPr>
        <w:pStyle w:val="ListParagraph"/>
        <w:numPr>
          <w:ilvl w:val="0"/>
          <w:numId w:val="14"/>
        </w:numPr>
        <w:ind w:leftChars="0"/>
        <w:jc w:val="left"/>
        <w:rPr>
          <w:rFonts w:asciiTheme="minorEastAsia" w:hAnsiTheme="minorEastAsia"/>
        </w:rPr>
      </w:pPr>
      <w:r w:rsidRPr="00BF5556">
        <w:rPr>
          <w:rFonts w:asciiTheme="minorEastAsia" w:hAnsiTheme="minorEastAsia"/>
        </w:rPr>
        <w:t xml:space="preserve">Write the object name, spacecraft name, number of flybys, occultation start &amp; end times at the relevant flyby, and radio source in </w:t>
      </w:r>
      <w:r w:rsidRPr="00AB1C60">
        <w:rPr>
          <w:rFonts w:asciiTheme="minorEastAsia" w:hAnsiTheme="minorEastAsia"/>
        </w:rPr>
        <w:t>/Users/yasudarikuto/research/icymoon_raytracing/tools/python_for_yasudaetal2022/tangential_position_revised.py</w:t>
      </w:r>
      <w:r w:rsidRPr="00BF5556">
        <w:rPr>
          <w:rFonts w:asciiTheme="minorEastAsia" w:hAnsiTheme="minorEastAsia"/>
        </w:rPr>
        <w:t xml:space="preserve"> and execute</w:t>
      </w:r>
      <w:r>
        <w:rPr>
          <w:rFonts w:asciiTheme="minorEastAsia" w:hAnsiTheme="minorEastAsia"/>
        </w:rPr>
        <w:t xml:space="preserve"> it</w:t>
      </w:r>
      <w:r w:rsidRPr="00BF5556">
        <w:rPr>
          <w:rFonts w:asciiTheme="minorEastAsia" w:hAnsiTheme="minorEastAsia"/>
        </w:rPr>
        <w:t>.</w:t>
      </w:r>
    </w:p>
    <w:p w14:paraId="1812EB2E" w14:textId="5236E72C" w:rsidR="00D065B9" w:rsidRDefault="00BF5556" w:rsidP="00BF5556">
      <w:pPr>
        <w:pStyle w:val="ListParagraph"/>
        <w:numPr>
          <w:ilvl w:val="0"/>
          <w:numId w:val="14"/>
        </w:numPr>
        <w:ind w:leftChars="0"/>
        <w:jc w:val="left"/>
        <w:rPr>
          <w:rFonts w:asciiTheme="minorEastAsia" w:hAnsiTheme="minorEastAsia"/>
        </w:rPr>
      </w:pPr>
      <w:r w:rsidRPr="00BF5556">
        <w:rPr>
          <w:rFonts w:asciiTheme="minorEastAsia" w:hAnsiTheme="minorEastAsia"/>
        </w:rPr>
        <w:t>The information including the observation points of occultation observation is output to</w:t>
      </w:r>
      <w:r>
        <w:rPr>
          <w:rFonts w:asciiTheme="minorEastAsia" w:hAnsiTheme="minorEastAsia"/>
        </w:rPr>
        <w:t xml:space="preserve"> like </w:t>
      </w:r>
      <w:r w:rsidR="00AB1C60" w:rsidRPr="00AB1C60">
        <w:rPr>
          <w:rFonts w:asciiTheme="minorEastAsia" w:hAnsiTheme="minorEastAsia"/>
        </w:rPr>
        <w:t>/Users/yasudarikuto/research/icymoon_raytracing/tools/result_for_yasudaetal2022/calculated_expres_detectable_radio_data_of_each_flyby/calculated_all_galileo_callisto_9_tangential_point_revised.txt</w:t>
      </w:r>
      <w:r>
        <w:rPr>
          <w:rFonts w:asciiTheme="minorEastAsia" w:hAnsiTheme="minorEastAsia"/>
        </w:rPr>
        <w:t>.</w:t>
      </w:r>
    </w:p>
    <w:p w14:paraId="534D1A45" w14:textId="4AC5B53C" w:rsidR="00895C87" w:rsidRPr="00895C87" w:rsidRDefault="00BF5556" w:rsidP="00895C87">
      <w:pPr>
        <w:pStyle w:val="ListParagraph"/>
        <w:numPr>
          <w:ilvl w:val="0"/>
          <w:numId w:val="14"/>
        </w:numPr>
        <w:ind w:leftChars="0"/>
        <w:jc w:val="left"/>
        <w:rPr>
          <w:rFonts w:asciiTheme="minorEastAsia" w:hAnsiTheme="minorEastAsia"/>
        </w:rPr>
      </w:pPr>
      <w:r w:rsidRPr="00BF5556">
        <w:rPr>
          <w:rFonts w:asciiTheme="minorEastAsia" w:hAnsiTheme="minorEastAsia"/>
        </w:rPr>
        <w:lastRenderedPageBreak/>
        <w:t>The maximum, minimum, and average latitude and longitude are output on the command.</w:t>
      </w:r>
    </w:p>
    <w:p w14:paraId="5F76EED8" w14:textId="77777777" w:rsidR="00AB1C60" w:rsidRPr="00AB1C60" w:rsidRDefault="00AB1C60" w:rsidP="00AB1C60">
      <w:pPr>
        <w:pStyle w:val="ListParagraph"/>
        <w:ind w:leftChars="0" w:left="720"/>
        <w:jc w:val="left"/>
        <w:rPr>
          <w:rFonts w:asciiTheme="minorEastAsia" w:hAnsiTheme="minorEastAsia"/>
        </w:rPr>
      </w:pPr>
    </w:p>
    <w:p w14:paraId="5099918A" w14:textId="27467248" w:rsidR="00B1774A" w:rsidRPr="008E2D7B" w:rsidRDefault="00B1774A" w:rsidP="00DC133B">
      <w:pPr>
        <w:pStyle w:val="ListParagraph"/>
        <w:widowControl/>
        <w:ind w:leftChars="0" w:left="12240"/>
        <w:jc w:val="left"/>
      </w:pPr>
    </w:p>
    <w:sectPr w:rsidR="00B1774A" w:rsidRPr="008E2D7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216E42"/>
    <w:multiLevelType w:val="hybridMultilevel"/>
    <w:tmpl w:val="59B83AF4"/>
    <w:lvl w:ilvl="0" w:tplc="D0AE510A">
      <w:start w:val="1"/>
      <w:numFmt w:val="decimal"/>
      <w:lvlText w:val="%1."/>
      <w:lvlJc w:val="left"/>
      <w:pPr>
        <w:ind w:left="12240" w:hanging="360"/>
      </w:pPr>
      <w:rPr>
        <w:rFonts w:hint="default"/>
      </w:r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3" w15:restartNumberingAfterBreak="0">
    <w:nsid w:val="20AB706E"/>
    <w:multiLevelType w:val="multilevel"/>
    <w:tmpl w:val="C8B8CE4A"/>
    <w:styleLink w:val="CurrentList3"/>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55A14B20"/>
    <w:multiLevelType w:val="hybridMultilevel"/>
    <w:tmpl w:val="B68EE330"/>
    <w:lvl w:ilvl="0" w:tplc="D0AE510A">
      <w:start w:val="1"/>
      <w:numFmt w:val="decimal"/>
      <w:lvlText w:val="%1."/>
      <w:lvlJc w:val="left"/>
      <w:pPr>
        <w:ind w:left="72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C47699D"/>
    <w:multiLevelType w:val="multilevel"/>
    <w:tmpl w:val="FC6A0EA6"/>
    <w:styleLink w:val="CurrentList2"/>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5F477ACB"/>
    <w:multiLevelType w:val="hybridMultilevel"/>
    <w:tmpl w:val="4AE2208C"/>
    <w:lvl w:ilvl="0" w:tplc="FFFFFFFF">
      <w:start w:val="1"/>
      <w:numFmt w:val="decimal"/>
      <w:lvlText w:val="%1."/>
      <w:lvlJc w:val="left"/>
      <w:pPr>
        <w:ind w:left="720" w:hanging="360"/>
      </w:pPr>
      <w:rPr>
        <w:rFonts w:hint="default"/>
      </w:r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8" w15:restartNumberingAfterBreak="0">
    <w:nsid w:val="680D0F4A"/>
    <w:multiLevelType w:val="hybridMultilevel"/>
    <w:tmpl w:val="7DA0F0F0"/>
    <w:lvl w:ilvl="0" w:tplc="D0AE510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F2086"/>
    <w:multiLevelType w:val="hybridMultilevel"/>
    <w:tmpl w:val="BC26AA40"/>
    <w:lvl w:ilvl="0" w:tplc="D0AE510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F70761"/>
    <w:multiLevelType w:val="hybridMultilevel"/>
    <w:tmpl w:val="69CAE82E"/>
    <w:lvl w:ilvl="0" w:tplc="D0AE510A">
      <w:start w:val="1"/>
      <w:numFmt w:val="decimal"/>
      <w:lvlText w:val="%1."/>
      <w:lvlJc w:val="left"/>
      <w:pPr>
        <w:ind w:left="936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num w:numId="1" w16cid:durableId="886720610">
    <w:abstractNumId w:val="4"/>
  </w:num>
  <w:num w:numId="2" w16cid:durableId="1548640195">
    <w:abstractNumId w:val="12"/>
  </w:num>
  <w:num w:numId="3" w16cid:durableId="1252815108">
    <w:abstractNumId w:val="0"/>
  </w:num>
  <w:num w:numId="4" w16cid:durableId="121314456">
    <w:abstractNumId w:val="7"/>
  </w:num>
  <w:num w:numId="5" w16cid:durableId="1291277433">
    <w:abstractNumId w:val="11"/>
  </w:num>
  <w:num w:numId="6" w16cid:durableId="866412570">
    <w:abstractNumId w:val="9"/>
  </w:num>
  <w:num w:numId="7" w16cid:durableId="1964195322">
    <w:abstractNumId w:val="1"/>
  </w:num>
  <w:num w:numId="8" w16cid:durableId="2064134647">
    <w:abstractNumId w:val="5"/>
  </w:num>
  <w:num w:numId="9" w16cid:durableId="2081517812">
    <w:abstractNumId w:val="3"/>
  </w:num>
  <w:num w:numId="10" w16cid:durableId="1108700476">
    <w:abstractNumId w:val="10"/>
  </w:num>
  <w:num w:numId="11" w16cid:durableId="1220625891">
    <w:abstractNumId w:val="8"/>
  </w:num>
  <w:num w:numId="12" w16cid:durableId="1368989383">
    <w:abstractNumId w:val="13"/>
  </w:num>
  <w:num w:numId="13" w16cid:durableId="1513301678">
    <w:abstractNumId w:val="2"/>
  </w:num>
  <w:num w:numId="14" w16cid:durableId="17230519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安田　陸人">
    <w15:presenceInfo w15:providerId="AD" w15:userId="S::rikuto.yasuda.s2@mso.tohoku.ac.jp::31da76f6-e133-4124-b291-b8f8b4b661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A86"/>
    <w:rsid w:val="00004F1B"/>
    <w:rsid w:val="000212B0"/>
    <w:rsid w:val="00022FF9"/>
    <w:rsid w:val="00025DE1"/>
    <w:rsid w:val="0002614F"/>
    <w:rsid w:val="000332A3"/>
    <w:rsid w:val="00041C06"/>
    <w:rsid w:val="00053D44"/>
    <w:rsid w:val="00073559"/>
    <w:rsid w:val="00085590"/>
    <w:rsid w:val="00091EB6"/>
    <w:rsid w:val="000A7793"/>
    <w:rsid w:val="000B3558"/>
    <w:rsid w:val="000C271D"/>
    <w:rsid w:val="000C4879"/>
    <w:rsid w:val="000C6770"/>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36A32"/>
    <w:rsid w:val="00240D62"/>
    <w:rsid w:val="00260842"/>
    <w:rsid w:val="002714A4"/>
    <w:rsid w:val="002B2C7B"/>
    <w:rsid w:val="002B5FC6"/>
    <w:rsid w:val="002C223F"/>
    <w:rsid w:val="002C440E"/>
    <w:rsid w:val="002D4CB2"/>
    <w:rsid w:val="002E7DA3"/>
    <w:rsid w:val="002F751F"/>
    <w:rsid w:val="002F794E"/>
    <w:rsid w:val="0030585A"/>
    <w:rsid w:val="00306A71"/>
    <w:rsid w:val="00306B0B"/>
    <w:rsid w:val="00314BB6"/>
    <w:rsid w:val="00335C78"/>
    <w:rsid w:val="0034595B"/>
    <w:rsid w:val="003533C6"/>
    <w:rsid w:val="00361CE7"/>
    <w:rsid w:val="00391D82"/>
    <w:rsid w:val="00391F0F"/>
    <w:rsid w:val="003F0C56"/>
    <w:rsid w:val="003F6763"/>
    <w:rsid w:val="00400C78"/>
    <w:rsid w:val="00414F1F"/>
    <w:rsid w:val="00445913"/>
    <w:rsid w:val="004518F8"/>
    <w:rsid w:val="0046225A"/>
    <w:rsid w:val="00462700"/>
    <w:rsid w:val="004A29E8"/>
    <w:rsid w:val="004C0532"/>
    <w:rsid w:val="004D2BDA"/>
    <w:rsid w:val="004E20DA"/>
    <w:rsid w:val="004F0D00"/>
    <w:rsid w:val="004F2D42"/>
    <w:rsid w:val="0050086C"/>
    <w:rsid w:val="00514AA3"/>
    <w:rsid w:val="00520844"/>
    <w:rsid w:val="00521364"/>
    <w:rsid w:val="00530C23"/>
    <w:rsid w:val="00541076"/>
    <w:rsid w:val="00575EAE"/>
    <w:rsid w:val="0058018E"/>
    <w:rsid w:val="00595604"/>
    <w:rsid w:val="005A3613"/>
    <w:rsid w:val="005A5576"/>
    <w:rsid w:val="005A7DFE"/>
    <w:rsid w:val="005B0B35"/>
    <w:rsid w:val="005B11A7"/>
    <w:rsid w:val="005B29CF"/>
    <w:rsid w:val="005C62A9"/>
    <w:rsid w:val="005E0571"/>
    <w:rsid w:val="005E258B"/>
    <w:rsid w:val="005E55F8"/>
    <w:rsid w:val="005E7A41"/>
    <w:rsid w:val="0060395E"/>
    <w:rsid w:val="006079AA"/>
    <w:rsid w:val="0061288B"/>
    <w:rsid w:val="0061604B"/>
    <w:rsid w:val="00616692"/>
    <w:rsid w:val="0066306C"/>
    <w:rsid w:val="00665574"/>
    <w:rsid w:val="00686B06"/>
    <w:rsid w:val="00690628"/>
    <w:rsid w:val="006B3FC9"/>
    <w:rsid w:val="006C2FF8"/>
    <w:rsid w:val="006C3280"/>
    <w:rsid w:val="006C7B12"/>
    <w:rsid w:val="006E6EE2"/>
    <w:rsid w:val="006F4545"/>
    <w:rsid w:val="0072480B"/>
    <w:rsid w:val="00731EAC"/>
    <w:rsid w:val="007450B5"/>
    <w:rsid w:val="00746B6E"/>
    <w:rsid w:val="00751C31"/>
    <w:rsid w:val="00761BA4"/>
    <w:rsid w:val="00765468"/>
    <w:rsid w:val="00765DFD"/>
    <w:rsid w:val="0076779F"/>
    <w:rsid w:val="00773BAC"/>
    <w:rsid w:val="00781FE7"/>
    <w:rsid w:val="00793029"/>
    <w:rsid w:val="00797D64"/>
    <w:rsid w:val="007B2EC2"/>
    <w:rsid w:val="007B3C91"/>
    <w:rsid w:val="007B650B"/>
    <w:rsid w:val="007C0802"/>
    <w:rsid w:val="007C70BA"/>
    <w:rsid w:val="007D226A"/>
    <w:rsid w:val="007F2CA9"/>
    <w:rsid w:val="007F6A9C"/>
    <w:rsid w:val="00806E55"/>
    <w:rsid w:val="00821162"/>
    <w:rsid w:val="0084224F"/>
    <w:rsid w:val="0084582F"/>
    <w:rsid w:val="00846183"/>
    <w:rsid w:val="00870603"/>
    <w:rsid w:val="00881AA3"/>
    <w:rsid w:val="00885C20"/>
    <w:rsid w:val="008866A4"/>
    <w:rsid w:val="008916B8"/>
    <w:rsid w:val="0089264F"/>
    <w:rsid w:val="00895C87"/>
    <w:rsid w:val="008B5CCE"/>
    <w:rsid w:val="008B7784"/>
    <w:rsid w:val="008C05EA"/>
    <w:rsid w:val="008C48DD"/>
    <w:rsid w:val="008E2D7B"/>
    <w:rsid w:val="008F7E50"/>
    <w:rsid w:val="00903D18"/>
    <w:rsid w:val="0091368E"/>
    <w:rsid w:val="009378A9"/>
    <w:rsid w:val="00952915"/>
    <w:rsid w:val="00973F33"/>
    <w:rsid w:val="009748BE"/>
    <w:rsid w:val="00986462"/>
    <w:rsid w:val="009A04F7"/>
    <w:rsid w:val="009D0C0A"/>
    <w:rsid w:val="009D6296"/>
    <w:rsid w:val="009F16E0"/>
    <w:rsid w:val="009F76BE"/>
    <w:rsid w:val="00A065F6"/>
    <w:rsid w:val="00A34C8C"/>
    <w:rsid w:val="00A430E6"/>
    <w:rsid w:val="00A5098B"/>
    <w:rsid w:val="00A8594B"/>
    <w:rsid w:val="00A859D0"/>
    <w:rsid w:val="00A93CAB"/>
    <w:rsid w:val="00AB1C60"/>
    <w:rsid w:val="00AB4863"/>
    <w:rsid w:val="00AC2B8B"/>
    <w:rsid w:val="00AC751A"/>
    <w:rsid w:val="00AD7335"/>
    <w:rsid w:val="00AF49C8"/>
    <w:rsid w:val="00B02525"/>
    <w:rsid w:val="00B07081"/>
    <w:rsid w:val="00B1774A"/>
    <w:rsid w:val="00B3243D"/>
    <w:rsid w:val="00B375C3"/>
    <w:rsid w:val="00B41D55"/>
    <w:rsid w:val="00B4406A"/>
    <w:rsid w:val="00B64599"/>
    <w:rsid w:val="00B66FB9"/>
    <w:rsid w:val="00B848D4"/>
    <w:rsid w:val="00B923B7"/>
    <w:rsid w:val="00BC21BF"/>
    <w:rsid w:val="00BC3730"/>
    <w:rsid w:val="00BD5F9D"/>
    <w:rsid w:val="00BE4EDC"/>
    <w:rsid w:val="00BF5556"/>
    <w:rsid w:val="00C064CE"/>
    <w:rsid w:val="00C20916"/>
    <w:rsid w:val="00C3063A"/>
    <w:rsid w:val="00C5446C"/>
    <w:rsid w:val="00C546D3"/>
    <w:rsid w:val="00C70561"/>
    <w:rsid w:val="00C72A19"/>
    <w:rsid w:val="00CC1C48"/>
    <w:rsid w:val="00CD2D69"/>
    <w:rsid w:val="00CD2E1D"/>
    <w:rsid w:val="00CF4635"/>
    <w:rsid w:val="00D009C4"/>
    <w:rsid w:val="00D065B9"/>
    <w:rsid w:val="00D07152"/>
    <w:rsid w:val="00D134A5"/>
    <w:rsid w:val="00D1455E"/>
    <w:rsid w:val="00D225F6"/>
    <w:rsid w:val="00D26B29"/>
    <w:rsid w:val="00D35E3C"/>
    <w:rsid w:val="00D43C40"/>
    <w:rsid w:val="00D53B50"/>
    <w:rsid w:val="00D72AE7"/>
    <w:rsid w:val="00D87C60"/>
    <w:rsid w:val="00D96F4E"/>
    <w:rsid w:val="00DC133B"/>
    <w:rsid w:val="00DE69D8"/>
    <w:rsid w:val="00E1541D"/>
    <w:rsid w:val="00E23898"/>
    <w:rsid w:val="00E24D5B"/>
    <w:rsid w:val="00E30525"/>
    <w:rsid w:val="00E44881"/>
    <w:rsid w:val="00E55BE1"/>
    <w:rsid w:val="00E566C0"/>
    <w:rsid w:val="00E633FB"/>
    <w:rsid w:val="00E668DA"/>
    <w:rsid w:val="00E760C5"/>
    <w:rsid w:val="00E856EA"/>
    <w:rsid w:val="00E90650"/>
    <w:rsid w:val="00E9079C"/>
    <w:rsid w:val="00E97482"/>
    <w:rsid w:val="00EA03C9"/>
    <w:rsid w:val="00EA3A5F"/>
    <w:rsid w:val="00EB5909"/>
    <w:rsid w:val="00EC5947"/>
    <w:rsid w:val="00EC7D3B"/>
    <w:rsid w:val="00ED3CB6"/>
    <w:rsid w:val="00ED6176"/>
    <w:rsid w:val="00EF1E0D"/>
    <w:rsid w:val="00EF2379"/>
    <w:rsid w:val="00EF312C"/>
    <w:rsid w:val="00EF4E69"/>
    <w:rsid w:val="00F01998"/>
    <w:rsid w:val="00F05A5E"/>
    <w:rsid w:val="00F37868"/>
    <w:rsid w:val="00F408EC"/>
    <w:rsid w:val="00F673F8"/>
    <w:rsid w:val="00F70041"/>
    <w:rsid w:val="00F770E9"/>
    <w:rsid w:val="00F83ED3"/>
    <w:rsid w:val="00F90170"/>
    <w:rsid w:val="00F91FDD"/>
    <w:rsid w:val="00F92252"/>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FB95002D-0C4A-574A-B961-64F91F3B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 w:type="numbering" w:customStyle="1" w:styleId="CurrentList2">
    <w:name w:val="Current List2"/>
    <w:uiPriority w:val="99"/>
    <w:rsid w:val="00BE4EDC"/>
    <w:pPr>
      <w:numPr>
        <w:numId w:val="8"/>
      </w:numPr>
    </w:pPr>
  </w:style>
  <w:style w:type="numbering" w:customStyle="1" w:styleId="CurrentList3">
    <w:name w:val="Current List3"/>
    <w:uiPriority w:val="99"/>
    <w:rsid w:val="00BE4EDC"/>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534775561">
              <w:marLeft w:val="0"/>
              <w:marRight w:val="0"/>
              <w:marTop w:val="0"/>
              <w:marBottom w:val="0"/>
              <w:divBdr>
                <w:top w:val="none" w:sz="0" w:space="0" w:color="auto"/>
                <w:left w:val="none" w:sz="0" w:space="0" w:color="auto"/>
                <w:bottom w:val="none" w:sz="0" w:space="0" w:color="auto"/>
                <w:right w:val="none" w:sz="0" w:space="0" w:color="auto"/>
              </w:divBdr>
            </w:div>
            <w:div w:id="14146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1772974097">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183517555">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726957789">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284233616">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 w:id="729232951">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420955774">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651590341">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 w:id="767429733">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479810976">
              <w:marLeft w:val="0"/>
              <w:marRight w:val="0"/>
              <w:marTop w:val="0"/>
              <w:marBottom w:val="0"/>
              <w:divBdr>
                <w:top w:val="none" w:sz="0" w:space="0" w:color="auto"/>
                <w:left w:val="none" w:sz="0" w:space="0" w:color="auto"/>
                <w:bottom w:val="none" w:sz="0" w:space="0" w:color="auto"/>
                <w:right w:val="none" w:sz="0" w:space="0" w:color="auto"/>
              </w:divBdr>
            </w:div>
            <w:div w:id="13575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52796796">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897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797532067">
              <w:marLeft w:val="0"/>
              <w:marRight w:val="0"/>
              <w:marTop w:val="0"/>
              <w:marBottom w:val="0"/>
              <w:divBdr>
                <w:top w:val="none" w:sz="0" w:space="0" w:color="auto"/>
                <w:left w:val="none" w:sz="0" w:space="0" w:color="auto"/>
                <w:bottom w:val="none" w:sz="0" w:space="0" w:color="auto"/>
                <w:right w:val="none" w:sz="0" w:space="0" w:color="auto"/>
              </w:divBdr>
            </w:div>
            <w:div w:id="1401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1032324">
              <w:marLeft w:val="0"/>
              <w:marRight w:val="0"/>
              <w:marTop w:val="0"/>
              <w:marBottom w:val="0"/>
              <w:divBdr>
                <w:top w:val="none" w:sz="0" w:space="0" w:color="auto"/>
                <w:left w:val="none" w:sz="0" w:space="0" w:color="auto"/>
                <w:bottom w:val="none" w:sz="0" w:space="0" w:color="auto"/>
                <w:right w:val="none" w:sz="0" w:space="0" w:color="auto"/>
              </w:divBdr>
            </w:div>
            <w:div w:id="13830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672877269">
              <w:marLeft w:val="0"/>
              <w:marRight w:val="0"/>
              <w:marTop w:val="0"/>
              <w:marBottom w:val="0"/>
              <w:divBdr>
                <w:top w:val="none" w:sz="0" w:space="0" w:color="auto"/>
                <w:left w:val="none" w:sz="0" w:space="0" w:color="auto"/>
                <w:bottom w:val="none" w:sz="0" w:space="0" w:color="auto"/>
                <w:right w:val="none" w:sz="0" w:space="0" w:color="auto"/>
              </w:divBdr>
            </w:div>
            <w:div w:id="13913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04183873">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191771149">
              <w:marLeft w:val="0"/>
              <w:marRight w:val="0"/>
              <w:marTop w:val="0"/>
              <w:marBottom w:val="0"/>
              <w:divBdr>
                <w:top w:val="none" w:sz="0" w:space="0" w:color="auto"/>
                <w:left w:val="none" w:sz="0" w:space="0" w:color="auto"/>
                <w:bottom w:val="none" w:sz="0" w:space="0" w:color="auto"/>
                <w:right w:val="none" w:sz="0" w:space="0" w:color="auto"/>
              </w:divBdr>
            </w:div>
            <w:div w:id="420025538">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1114639026">
              <w:marLeft w:val="0"/>
              <w:marRight w:val="0"/>
              <w:marTop w:val="0"/>
              <w:marBottom w:val="0"/>
              <w:divBdr>
                <w:top w:val="none" w:sz="0" w:space="0" w:color="auto"/>
                <w:left w:val="none" w:sz="0" w:space="0" w:color="auto"/>
                <w:bottom w:val="none" w:sz="0" w:space="0" w:color="auto"/>
                <w:right w:val="none" w:sz="0" w:space="0" w:color="auto"/>
              </w:divBdr>
            </w:div>
            <w:div w:id="21311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71660941">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1430658063">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772284034">
              <w:marLeft w:val="0"/>
              <w:marRight w:val="0"/>
              <w:marTop w:val="0"/>
              <w:marBottom w:val="0"/>
              <w:divBdr>
                <w:top w:val="none" w:sz="0" w:space="0" w:color="auto"/>
                <w:left w:val="none" w:sz="0" w:space="0" w:color="auto"/>
                <w:bottom w:val="none" w:sz="0" w:space="0" w:color="auto"/>
                <w:right w:val="none" w:sz="0" w:space="0" w:color="auto"/>
              </w:divBdr>
            </w:div>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263927887">
              <w:marLeft w:val="0"/>
              <w:marRight w:val="0"/>
              <w:marTop w:val="0"/>
              <w:marBottom w:val="0"/>
              <w:divBdr>
                <w:top w:val="none" w:sz="0" w:space="0" w:color="auto"/>
                <w:left w:val="none" w:sz="0" w:space="0" w:color="auto"/>
                <w:bottom w:val="none" w:sz="0" w:space="0" w:color="auto"/>
                <w:right w:val="none" w:sz="0" w:space="0" w:color="auto"/>
              </w:divBdr>
            </w:div>
            <w:div w:id="17541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118032087">
              <w:marLeft w:val="0"/>
              <w:marRight w:val="0"/>
              <w:marTop w:val="0"/>
              <w:marBottom w:val="0"/>
              <w:divBdr>
                <w:top w:val="none" w:sz="0" w:space="0" w:color="auto"/>
                <w:left w:val="none" w:sz="0" w:space="0" w:color="auto"/>
                <w:bottom w:val="none" w:sz="0" w:space="0" w:color="auto"/>
                <w:right w:val="none" w:sz="0" w:space="0" w:color="auto"/>
              </w:divBdr>
            </w:div>
            <w:div w:id="553274797">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85808195">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2079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StateVecto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hyperlink" Target="https://wgc2.jpl.nasa.gov:8443/webgeocalc/#StateVect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10</Pages>
  <Words>1653</Words>
  <Characters>9426</Characters>
  <Application>Microsoft Office Word</Application>
  <DocSecurity>0</DocSecurity>
  <Lines>78</Lines>
  <Paragraphs>22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11057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159</cp:revision>
  <dcterms:created xsi:type="dcterms:W3CDTF">2022-04-01T15:26:00Z</dcterms:created>
  <dcterms:modified xsi:type="dcterms:W3CDTF">2024-04-13T19:21:00Z</dcterms:modified>
  <cp:category/>
</cp:coreProperties>
</file>